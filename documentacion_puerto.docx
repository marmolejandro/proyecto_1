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47D0A3" w14:textId="77777777" w:rsidR="002D16D4" w:rsidRPr="00804DA5" w:rsidRDefault="000B4802" w:rsidP="004E3F11">
      <w:pPr>
        <w:jc w:val="both"/>
        <w:rPr>
          <w:rFonts w:ascii="Times New Roman" w:hAnsi="Times New Roman" w:cs="Times New Roman"/>
          <w:sz w:val="24"/>
          <w:szCs w:val="24"/>
        </w:rPr>
      </w:pPr>
      <w:commentRangeStart w:id="0"/>
      <w:r w:rsidRPr="00804DA5">
        <w:rPr>
          <w:rFonts w:ascii="Times New Roman" w:hAnsi="Times New Roman" w:cs="Times New Roman"/>
          <w:sz w:val="24"/>
          <w:szCs w:val="24"/>
        </w:rPr>
        <w:t>Proyecto 1</w:t>
      </w:r>
      <w:commentRangeEnd w:id="0"/>
      <w:r w:rsidR="00BC4501">
        <w:rPr>
          <w:rStyle w:val="Refdecomentario"/>
        </w:rPr>
        <w:commentReference w:id="0"/>
      </w:r>
    </w:p>
    <w:p w14:paraId="2C1BC960" w14:textId="77777777" w:rsidR="000B4802" w:rsidRPr="00804DA5" w:rsidRDefault="000B4802" w:rsidP="004E3F11">
      <w:pPr>
        <w:jc w:val="both"/>
        <w:rPr>
          <w:rFonts w:ascii="Times New Roman" w:hAnsi="Times New Roman" w:cs="Times New Roman"/>
          <w:sz w:val="24"/>
          <w:szCs w:val="24"/>
        </w:rPr>
      </w:pPr>
      <w:r w:rsidRPr="00804DA5">
        <w:rPr>
          <w:rFonts w:ascii="Times New Roman" w:hAnsi="Times New Roman" w:cs="Times New Roman"/>
          <w:sz w:val="24"/>
          <w:szCs w:val="24"/>
        </w:rPr>
        <w:t>Objetivo general:</w:t>
      </w:r>
    </w:p>
    <w:p w14:paraId="41093F5B" w14:textId="77777777" w:rsidR="000B4802" w:rsidRPr="00804DA5" w:rsidRDefault="000B4802" w:rsidP="004E3F11">
      <w:pPr>
        <w:autoSpaceDE w:val="0"/>
        <w:autoSpaceDN w:val="0"/>
        <w:adjustRightInd w:val="0"/>
        <w:spacing w:after="0" w:line="240" w:lineRule="auto"/>
        <w:jc w:val="both"/>
        <w:rPr>
          <w:rFonts w:ascii="Times New Roman" w:hAnsi="Times New Roman" w:cs="Times New Roman"/>
          <w:sz w:val="24"/>
          <w:szCs w:val="24"/>
        </w:rPr>
      </w:pPr>
      <w:r w:rsidRPr="00804DA5">
        <w:rPr>
          <w:rFonts w:ascii="Times New Roman" w:hAnsi="Times New Roman" w:cs="Times New Roman"/>
          <w:sz w:val="24"/>
          <w:szCs w:val="24"/>
        </w:rPr>
        <w:t>Implementar un microcontrolador basado en una CPU 8-bit Atmel AVR usando el simulador de circuitos ISIS Proteus.</w:t>
      </w:r>
    </w:p>
    <w:p w14:paraId="1AD04F3B" w14:textId="77777777" w:rsidR="000B4802" w:rsidRPr="00804DA5" w:rsidRDefault="000B4802" w:rsidP="004E3F11">
      <w:pPr>
        <w:jc w:val="both"/>
        <w:rPr>
          <w:rFonts w:ascii="Times New Roman" w:hAnsi="Times New Roman" w:cs="Times New Roman"/>
          <w:sz w:val="24"/>
          <w:szCs w:val="24"/>
        </w:rPr>
      </w:pPr>
      <w:r w:rsidRPr="00804DA5">
        <w:rPr>
          <w:rFonts w:ascii="Times New Roman" w:hAnsi="Times New Roman" w:cs="Times New Roman"/>
          <w:sz w:val="24"/>
          <w:szCs w:val="24"/>
        </w:rPr>
        <w:t>Objetivos específicos:</w:t>
      </w:r>
    </w:p>
    <w:p w14:paraId="447C390A" w14:textId="77777777" w:rsidR="000B4802" w:rsidRPr="00804DA5" w:rsidRDefault="000B4802" w:rsidP="004E3F11">
      <w:pPr>
        <w:pStyle w:val="Prrafodelista"/>
        <w:numPr>
          <w:ilvl w:val="0"/>
          <w:numId w:val="1"/>
        </w:numPr>
        <w:jc w:val="both"/>
        <w:rPr>
          <w:rFonts w:ascii="Times New Roman" w:hAnsi="Times New Roman" w:cs="Times New Roman"/>
          <w:sz w:val="24"/>
          <w:szCs w:val="24"/>
        </w:rPr>
      </w:pPr>
      <w:r w:rsidRPr="00804DA5">
        <w:rPr>
          <w:rFonts w:ascii="Times New Roman" w:hAnsi="Times New Roman" w:cs="Times New Roman"/>
          <w:sz w:val="24"/>
          <w:szCs w:val="24"/>
        </w:rPr>
        <w:t>Implementar los módulos de entrada y salida E/S</w:t>
      </w:r>
    </w:p>
    <w:p w14:paraId="6CA50DB8" w14:textId="77777777" w:rsidR="000B4802" w:rsidRPr="00804DA5" w:rsidRDefault="007600E8" w:rsidP="004E3F11">
      <w:pPr>
        <w:pStyle w:val="Prrafodelista"/>
        <w:numPr>
          <w:ilvl w:val="0"/>
          <w:numId w:val="1"/>
        </w:numPr>
        <w:jc w:val="both"/>
        <w:rPr>
          <w:rFonts w:ascii="Times New Roman" w:hAnsi="Times New Roman" w:cs="Times New Roman"/>
          <w:sz w:val="24"/>
          <w:szCs w:val="24"/>
        </w:rPr>
      </w:pPr>
      <w:r w:rsidRPr="00804DA5">
        <w:rPr>
          <w:rFonts w:ascii="Times New Roman" w:hAnsi="Times New Roman" w:cs="Times New Roman"/>
          <w:sz w:val="24"/>
          <w:szCs w:val="24"/>
        </w:rPr>
        <w:t xml:space="preserve">Diseñar y adicionar </w:t>
      </w:r>
      <w:r w:rsidR="00A276FF" w:rsidRPr="00804DA5">
        <w:rPr>
          <w:rFonts w:ascii="Times New Roman" w:hAnsi="Times New Roman" w:cs="Times New Roman"/>
          <w:sz w:val="24"/>
          <w:szCs w:val="24"/>
        </w:rPr>
        <w:t xml:space="preserve"> el módulo de </w:t>
      </w:r>
      <w:r w:rsidR="000B4802" w:rsidRPr="00804DA5">
        <w:rPr>
          <w:rFonts w:ascii="Times New Roman" w:hAnsi="Times New Roman" w:cs="Times New Roman"/>
          <w:sz w:val="24"/>
          <w:szCs w:val="24"/>
        </w:rPr>
        <w:t xml:space="preserve"> memoria flash o memoria del programa </w:t>
      </w:r>
      <w:r w:rsidRPr="00804DA5">
        <w:rPr>
          <w:rFonts w:ascii="Times New Roman" w:hAnsi="Times New Roman" w:cs="Times New Roman"/>
          <w:sz w:val="24"/>
          <w:szCs w:val="24"/>
        </w:rPr>
        <w:t xml:space="preserve">al </w:t>
      </w:r>
      <w:r w:rsidR="00E9498F" w:rsidRPr="00804DA5">
        <w:rPr>
          <w:rFonts w:ascii="Times New Roman" w:hAnsi="Times New Roman" w:cs="Times New Roman"/>
          <w:sz w:val="24"/>
          <w:szCs w:val="24"/>
        </w:rPr>
        <w:t>módulo</w:t>
      </w:r>
      <w:r w:rsidRPr="00804DA5">
        <w:rPr>
          <w:rFonts w:ascii="Times New Roman" w:hAnsi="Times New Roman" w:cs="Times New Roman"/>
          <w:sz w:val="24"/>
          <w:szCs w:val="24"/>
        </w:rPr>
        <w:t xml:space="preserve"> general</w:t>
      </w:r>
    </w:p>
    <w:p w14:paraId="130C4AED" w14:textId="77777777" w:rsidR="000B4802" w:rsidRPr="00804DA5" w:rsidRDefault="007600E8" w:rsidP="004E3F11">
      <w:pPr>
        <w:pStyle w:val="Prrafodelista"/>
        <w:numPr>
          <w:ilvl w:val="0"/>
          <w:numId w:val="1"/>
        </w:numPr>
        <w:jc w:val="both"/>
        <w:rPr>
          <w:rFonts w:ascii="Times New Roman" w:hAnsi="Times New Roman" w:cs="Times New Roman"/>
          <w:sz w:val="24"/>
          <w:szCs w:val="24"/>
        </w:rPr>
      </w:pPr>
      <w:r w:rsidRPr="00804DA5">
        <w:rPr>
          <w:rFonts w:ascii="Times New Roman" w:hAnsi="Times New Roman" w:cs="Times New Roman"/>
          <w:sz w:val="24"/>
          <w:szCs w:val="24"/>
        </w:rPr>
        <w:t xml:space="preserve">Diseño y adición </w:t>
      </w:r>
      <w:r w:rsidR="002C2A76" w:rsidRPr="00804DA5">
        <w:rPr>
          <w:rFonts w:ascii="Times New Roman" w:hAnsi="Times New Roman" w:cs="Times New Roman"/>
          <w:sz w:val="24"/>
          <w:szCs w:val="24"/>
        </w:rPr>
        <w:t>de la</w:t>
      </w:r>
      <w:r w:rsidR="00E44DED" w:rsidRPr="00804DA5">
        <w:rPr>
          <w:rFonts w:ascii="Times New Roman" w:hAnsi="Times New Roman" w:cs="Times New Roman"/>
          <w:sz w:val="24"/>
          <w:szCs w:val="24"/>
        </w:rPr>
        <w:t xml:space="preserve"> memoria de datos SRAM</w:t>
      </w:r>
      <w:r w:rsidRPr="00804DA5">
        <w:rPr>
          <w:rFonts w:ascii="Times New Roman" w:hAnsi="Times New Roman" w:cs="Times New Roman"/>
          <w:sz w:val="24"/>
          <w:szCs w:val="24"/>
        </w:rPr>
        <w:t xml:space="preserve"> al </w:t>
      </w:r>
      <w:r w:rsidR="002C2A76" w:rsidRPr="00804DA5">
        <w:rPr>
          <w:rFonts w:ascii="Times New Roman" w:hAnsi="Times New Roman" w:cs="Times New Roman"/>
          <w:sz w:val="24"/>
          <w:szCs w:val="24"/>
        </w:rPr>
        <w:t>módulo</w:t>
      </w:r>
      <w:r w:rsidRPr="00804DA5">
        <w:rPr>
          <w:rFonts w:ascii="Times New Roman" w:hAnsi="Times New Roman" w:cs="Times New Roman"/>
          <w:sz w:val="24"/>
          <w:szCs w:val="24"/>
        </w:rPr>
        <w:t xml:space="preserve"> general</w:t>
      </w:r>
      <w:r w:rsidR="002C2A76" w:rsidRPr="00804DA5">
        <w:rPr>
          <w:rFonts w:ascii="Times New Roman" w:hAnsi="Times New Roman" w:cs="Times New Roman"/>
          <w:sz w:val="24"/>
          <w:szCs w:val="24"/>
        </w:rPr>
        <w:t>.</w:t>
      </w:r>
    </w:p>
    <w:p w14:paraId="59A31BF8" w14:textId="77777777" w:rsidR="002C2A76" w:rsidRPr="00804DA5" w:rsidRDefault="002C2A76" w:rsidP="004E3F11">
      <w:pPr>
        <w:pStyle w:val="Prrafodelista"/>
        <w:numPr>
          <w:ilvl w:val="0"/>
          <w:numId w:val="1"/>
        </w:numPr>
        <w:jc w:val="both"/>
        <w:rPr>
          <w:rFonts w:ascii="Times New Roman" w:hAnsi="Times New Roman" w:cs="Times New Roman"/>
          <w:sz w:val="24"/>
          <w:szCs w:val="24"/>
        </w:rPr>
      </w:pPr>
      <w:r w:rsidRPr="00804DA5">
        <w:rPr>
          <w:rFonts w:ascii="Times New Roman" w:hAnsi="Times New Roman" w:cs="Times New Roman"/>
          <w:sz w:val="24"/>
          <w:szCs w:val="24"/>
        </w:rPr>
        <w:t xml:space="preserve">Diseño y adición de la CPU como cerebro del </w:t>
      </w:r>
      <w:r w:rsidR="008148FF" w:rsidRPr="00804DA5">
        <w:rPr>
          <w:rFonts w:ascii="Times New Roman" w:hAnsi="Times New Roman" w:cs="Times New Roman"/>
          <w:sz w:val="24"/>
          <w:szCs w:val="24"/>
        </w:rPr>
        <w:t>módulo</w:t>
      </w:r>
      <w:r w:rsidRPr="00804DA5">
        <w:rPr>
          <w:rFonts w:ascii="Times New Roman" w:hAnsi="Times New Roman" w:cs="Times New Roman"/>
          <w:sz w:val="24"/>
          <w:szCs w:val="24"/>
        </w:rPr>
        <w:t xml:space="preserve"> general. </w:t>
      </w:r>
    </w:p>
    <w:p w14:paraId="6174E9EF" w14:textId="77777777" w:rsidR="000B4802" w:rsidRPr="00804DA5" w:rsidRDefault="000B4802" w:rsidP="004E3F11">
      <w:pPr>
        <w:pStyle w:val="Prrafodelista"/>
        <w:jc w:val="both"/>
        <w:rPr>
          <w:rFonts w:ascii="Times New Roman" w:hAnsi="Times New Roman" w:cs="Times New Roman"/>
          <w:sz w:val="24"/>
          <w:szCs w:val="24"/>
        </w:rPr>
      </w:pPr>
    </w:p>
    <w:p w14:paraId="5D3F64CB" w14:textId="77777777" w:rsidR="000B4802" w:rsidRPr="00804DA5" w:rsidRDefault="000B4802" w:rsidP="004E3F11">
      <w:pPr>
        <w:pStyle w:val="Prrafodelista"/>
        <w:jc w:val="both"/>
        <w:rPr>
          <w:rFonts w:ascii="Times New Roman" w:hAnsi="Times New Roman" w:cs="Times New Roman"/>
          <w:sz w:val="24"/>
          <w:szCs w:val="24"/>
        </w:rPr>
      </w:pPr>
      <w:r w:rsidRPr="00804DA5">
        <w:rPr>
          <w:rFonts w:ascii="Times New Roman" w:hAnsi="Times New Roman" w:cs="Times New Roman"/>
          <w:noProof/>
          <w:sz w:val="24"/>
          <w:szCs w:val="24"/>
          <w:lang w:eastAsia="es-CO"/>
        </w:rPr>
        <w:drawing>
          <wp:inline distT="0" distB="0" distL="0" distR="0" wp14:anchorId="253CC910" wp14:editId="27FA4301">
            <wp:extent cx="3419475" cy="3308453"/>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605" t="29875" r="37882" b="17621"/>
                    <a:stretch/>
                  </pic:blipFill>
                  <pic:spPr bwMode="auto">
                    <a:xfrm>
                      <a:off x="0" y="0"/>
                      <a:ext cx="3423336" cy="3312189"/>
                    </a:xfrm>
                    <a:prstGeom prst="rect">
                      <a:avLst/>
                    </a:prstGeom>
                    <a:ln>
                      <a:noFill/>
                    </a:ln>
                    <a:extLst>
                      <a:ext uri="{53640926-AAD7-44D8-BBD7-CCE9431645EC}">
                        <a14:shadowObscured xmlns:a14="http://schemas.microsoft.com/office/drawing/2010/main"/>
                      </a:ext>
                    </a:extLst>
                  </pic:spPr>
                </pic:pic>
              </a:graphicData>
            </a:graphic>
          </wp:inline>
        </w:drawing>
      </w:r>
    </w:p>
    <w:p w14:paraId="640A99F5" w14:textId="77777777" w:rsidR="000B4802" w:rsidRPr="00804DA5" w:rsidRDefault="000B4802" w:rsidP="004E3F11">
      <w:pPr>
        <w:pStyle w:val="Prrafodelista"/>
        <w:jc w:val="both"/>
        <w:rPr>
          <w:rFonts w:ascii="Times New Roman" w:hAnsi="Times New Roman" w:cs="Times New Roman"/>
          <w:sz w:val="24"/>
          <w:szCs w:val="24"/>
        </w:rPr>
      </w:pPr>
    </w:p>
    <w:p w14:paraId="05C14085" w14:textId="77777777" w:rsidR="000B4802" w:rsidRPr="00804DA5" w:rsidRDefault="000B4802" w:rsidP="004E3F11">
      <w:pPr>
        <w:pStyle w:val="Prrafodelista"/>
        <w:jc w:val="both"/>
        <w:rPr>
          <w:rFonts w:ascii="Times New Roman" w:hAnsi="Times New Roman" w:cs="Times New Roman"/>
          <w:sz w:val="24"/>
          <w:szCs w:val="24"/>
        </w:rPr>
      </w:pPr>
      <w:r w:rsidRPr="00804DA5">
        <w:rPr>
          <w:rFonts w:ascii="Times New Roman" w:hAnsi="Times New Roman" w:cs="Times New Roman"/>
          <w:sz w:val="24"/>
          <w:szCs w:val="24"/>
        </w:rPr>
        <w:t xml:space="preserve">Para realizar el proyecto </w:t>
      </w:r>
      <w:r w:rsidR="004E1F18" w:rsidRPr="00804DA5">
        <w:rPr>
          <w:rFonts w:ascii="Times New Roman" w:hAnsi="Times New Roman" w:cs="Times New Roman"/>
          <w:sz w:val="24"/>
          <w:szCs w:val="24"/>
        </w:rPr>
        <w:t>1,</w:t>
      </w:r>
      <w:r w:rsidRPr="00804DA5">
        <w:rPr>
          <w:rFonts w:ascii="Times New Roman" w:hAnsi="Times New Roman" w:cs="Times New Roman"/>
          <w:sz w:val="24"/>
          <w:szCs w:val="24"/>
        </w:rPr>
        <w:t xml:space="preserve"> comenzamos con la previa visualización del diagrama de bloques del </w:t>
      </w:r>
      <w:r w:rsidR="004E1F18" w:rsidRPr="00804DA5">
        <w:rPr>
          <w:rFonts w:ascii="Times New Roman" w:hAnsi="Times New Roman" w:cs="Times New Roman"/>
          <w:sz w:val="24"/>
          <w:szCs w:val="24"/>
        </w:rPr>
        <w:t>microcontrolador, con el cual se establece los módulos de este que se implementaran y su correspondiente forma.</w:t>
      </w:r>
    </w:p>
    <w:p w14:paraId="61D4F319" w14:textId="77777777" w:rsidR="00B54CB5" w:rsidRPr="00804DA5" w:rsidRDefault="00B54CB5" w:rsidP="004E3F11">
      <w:pPr>
        <w:pStyle w:val="Prrafodelista"/>
        <w:jc w:val="both"/>
        <w:rPr>
          <w:rFonts w:ascii="Times New Roman" w:hAnsi="Times New Roman" w:cs="Times New Roman"/>
          <w:sz w:val="24"/>
          <w:szCs w:val="24"/>
        </w:rPr>
      </w:pPr>
    </w:p>
    <w:p w14:paraId="417EFC8B" w14:textId="77777777" w:rsidR="00B54CB5" w:rsidRDefault="00B54CB5" w:rsidP="004E3F11">
      <w:pPr>
        <w:pStyle w:val="Prrafodelista"/>
        <w:numPr>
          <w:ilvl w:val="0"/>
          <w:numId w:val="1"/>
        </w:numPr>
        <w:jc w:val="both"/>
        <w:rPr>
          <w:rFonts w:ascii="Times New Roman" w:hAnsi="Times New Roman" w:cs="Times New Roman"/>
          <w:sz w:val="24"/>
          <w:szCs w:val="24"/>
        </w:rPr>
      </w:pPr>
      <w:r w:rsidRPr="00804DA5">
        <w:rPr>
          <w:rFonts w:ascii="Times New Roman" w:hAnsi="Times New Roman" w:cs="Times New Roman"/>
          <w:sz w:val="24"/>
          <w:szCs w:val="24"/>
        </w:rPr>
        <w:t>Puertos de E/S</w:t>
      </w:r>
    </w:p>
    <w:p w14:paraId="3FAB4101" w14:textId="77777777" w:rsidR="00A65434" w:rsidRDefault="00A65434" w:rsidP="00A65434">
      <w:pPr>
        <w:jc w:val="both"/>
        <w:rPr>
          <w:rFonts w:ascii="Times New Roman" w:hAnsi="Times New Roman" w:cs="Times New Roman"/>
          <w:sz w:val="24"/>
          <w:szCs w:val="24"/>
        </w:rPr>
      </w:pPr>
      <w:r>
        <w:rPr>
          <w:rFonts w:ascii="Times New Roman" w:hAnsi="Times New Roman" w:cs="Times New Roman"/>
          <w:sz w:val="24"/>
          <w:szCs w:val="24"/>
        </w:rPr>
        <w:t>Algo de recalcar en este momento es que dentro del pin y posterior puerto habrá tres acciones que  se podrá hacer, estas son:</w:t>
      </w:r>
    </w:p>
    <w:p w14:paraId="27E99B68" w14:textId="77777777" w:rsidR="00A65434" w:rsidRDefault="00A65434" w:rsidP="00A65434">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Configuración</w:t>
      </w:r>
    </w:p>
    <w:p w14:paraId="47FBA8AB" w14:textId="77777777" w:rsidR="00A65434" w:rsidRDefault="00A65434" w:rsidP="00A65434">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Escritura</w:t>
      </w:r>
    </w:p>
    <w:p w14:paraId="1C827154" w14:textId="77777777" w:rsidR="00A65434" w:rsidRDefault="00A65434" w:rsidP="00A65434">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Lectura</w:t>
      </w:r>
    </w:p>
    <w:p w14:paraId="534268C0" w14:textId="77777777" w:rsidR="00A65434" w:rsidRDefault="00A65434" w:rsidP="00A65434">
      <w:pPr>
        <w:pStyle w:val="Prrafodelista"/>
        <w:jc w:val="both"/>
        <w:rPr>
          <w:rFonts w:ascii="Times New Roman" w:hAnsi="Times New Roman" w:cs="Times New Roman"/>
          <w:sz w:val="24"/>
          <w:szCs w:val="24"/>
        </w:rPr>
      </w:pPr>
    </w:p>
    <w:p w14:paraId="35B9614C" w14:textId="77777777" w:rsidR="00A65434" w:rsidRDefault="00A65434" w:rsidP="00A65434">
      <w:pPr>
        <w:pStyle w:val="Prrafodelista"/>
        <w:jc w:val="both"/>
        <w:rPr>
          <w:rFonts w:ascii="Times New Roman" w:hAnsi="Times New Roman" w:cs="Times New Roman"/>
          <w:sz w:val="24"/>
          <w:szCs w:val="24"/>
        </w:rPr>
      </w:pPr>
      <w:r>
        <w:rPr>
          <w:rFonts w:ascii="Times New Roman" w:hAnsi="Times New Roman" w:cs="Times New Roman"/>
          <w:sz w:val="24"/>
          <w:szCs w:val="24"/>
        </w:rPr>
        <w:lastRenderedPageBreak/>
        <w:t xml:space="preserve">El pin está compuesto por tres componentes principales </w:t>
      </w:r>
    </w:p>
    <w:p w14:paraId="23D66865" w14:textId="77777777" w:rsidR="00A65434" w:rsidRDefault="00A65434" w:rsidP="00A65434">
      <w:pPr>
        <w:pStyle w:val="Prrafodelista"/>
        <w:numPr>
          <w:ilvl w:val="0"/>
          <w:numId w:val="3"/>
        </w:numPr>
        <w:jc w:val="both"/>
        <w:rPr>
          <w:rFonts w:ascii="Times New Roman" w:hAnsi="Times New Roman" w:cs="Times New Roman"/>
          <w:sz w:val="24"/>
          <w:szCs w:val="24"/>
        </w:rPr>
      </w:pPr>
      <w:r w:rsidRPr="00631BF1">
        <w:rPr>
          <w:rFonts w:ascii="Times New Roman" w:hAnsi="Times New Roman" w:cs="Times New Roman"/>
          <w:b/>
          <w:i/>
          <w:sz w:val="24"/>
          <w:szCs w:val="24"/>
        </w:rPr>
        <w:t>DDRx</w:t>
      </w:r>
      <w:r w:rsidR="001B0CAB">
        <w:rPr>
          <w:rFonts w:ascii="Times New Roman" w:hAnsi="Times New Roman" w:cs="Times New Roman"/>
          <w:sz w:val="24"/>
          <w:szCs w:val="24"/>
        </w:rPr>
        <w:t xml:space="preserve"> a este componente se le estableció la dirección </w:t>
      </w:r>
      <m:oMath>
        <m:r>
          <w:rPr>
            <w:rFonts w:ascii="Cambria Math" w:hAnsi="Cambria Math" w:cs="Times New Roman"/>
            <w:sz w:val="24"/>
            <w:szCs w:val="24"/>
          </w:rPr>
          <m:t xml:space="preserve"> 0x1000</m:t>
        </m:r>
      </m:oMath>
      <w:r w:rsidR="001B0CAB">
        <w:rPr>
          <w:rFonts w:ascii="Times New Roman" w:eastAsiaTheme="minorEastAsia" w:hAnsi="Times New Roman" w:cs="Times New Roman"/>
          <w:sz w:val="24"/>
          <w:szCs w:val="24"/>
        </w:rPr>
        <w:t xml:space="preserve">  (hexadecimal)</w:t>
      </w:r>
    </w:p>
    <w:p w14:paraId="736F9E9D" w14:textId="77777777" w:rsidR="00A65434" w:rsidRDefault="00A65434" w:rsidP="00A65434">
      <w:pPr>
        <w:pStyle w:val="Prrafodelista"/>
        <w:numPr>
          <w:ilvl w:val="0"/>
          <w:numId w:val="3"/>
        </w:numPr>
        <w:jc w:val="both"/>
        <w:rPr>
          <w:rFonts w:ascii="Times New Roman" w:hAnsi="Times New Roman" w:cs="Times New Roman"/>
          <w:sz w:val="24"/>
          <w:szCs w:val="24"/>
        </w:rPr>
      </w:pPr>
      <w:r w:rsidRPr="00631BF1">
        <w:rPr>
          <w:rFonts w:ascii="Times New Roman" w:hAnsi="Times New Roman" w:cs="Times New Roman"/>
          <w:b/>
          <w:i/>
          <w:sz w:val="24"/>
          <w:szCs w:val="24"/>
        </w:rPr>
        <w:t>PORTx</w:t>
      </w:r>
      <w:r w:rsidR="00631BF1">
        <w:rPr>
          <w:rFonts w:ascii="Times New Roman" w:hAnsi="Times New Roman" w:cs="Times New Roman"/>
          <w:sz w:val="24"/>
          <w:szCs w:val="24"/>
        </w:rPr>
        <w:t xml:space="preserve">   se le asignó la dirección </w:t>
      </w:r>
      <m:oMath>
        <m:r>
          <w:rPr>
            <w:rFonts w:ascii="Cambria Math" w:hAnsi="Cambria Math" w:cs="Times New Roman"/>
            <w:sz w:val="24"/>
            <w:szCs w:val="24"/>
          </w:rPr>
          <m:t xml:space="preserve"> 0x1001</m:t>
        </m:r>
      </m:oMath>
    </w:p>
    <w:p w14:paraId="1C24E885" w14:textId="77777777" w:rsidR="00A65434" w:rsidRPr="00680EE5" w:rsidRDefault="00A65434" w:rsidP="00A65434">
      <w:pPr>
        <w:pStyle w:val="Prrafodelista"/>
        <w:numPr>
          <w:ilvl w:val="0"/>
          <w:numId w:val="3"/>
        </w:numPr>
        <w:jc w:val="both"/>
        <w:rPr>
          <w:rFonts w:ascii="Times New Roman" w:hAnsi="Times New Roman" w:cs="Times New Roman"/>
          <w:sz w:val="24"/>
          <w:szCs w:val="24"/>
        </w:rPr>
      </w:pPr>
      <w:r w:rsidRPr="00631BF1">
        <w:rPr>
          <w:rFonts w:ascii="Times New Roman" w:hAnsi="Times New Roman" w:cs="Times New Roman"/>
          <w:b/>
          <w:i/>
          <w:sz w:val="24"/>
          <w:szCs w:val="24"/>
        </w:rPr>
        <w:t>PIN</w:t>
      </w:r>
      <w:r w:rsidR="00631BF1">
        <w:rPr>
          <w:rFonts w:ascii="Times New Roman" w:hAnsi="Times New Roman" w:cs="Times New Roman"/>
          <w:sz w:val="24"/>
          <w:szCs w:val="24"/>
        </w:rPr>
        <w:t xml:space="preserve"> se le asignó la dirección </w:t>
      </w:r>
      <m:oMath>
        <m:r>
          <w:rPr>
            <w:rFonts w:ascii="Cambria Math" w:hAnsi="Cambria Math" w:cs="Times New Roman"/>
            <w:sz w:val="24"/>
            <w:szCs w:val="24"/>
          </w:rPr>
          <m:t xml:space="preserve"> 0x1002</m:t>
        </m:r>
      </m:oMath>
    </w:p>
    <w:p w14:paraId="4EF8F6FB" w14:textId="77777777" w:rsidR="00680EE5" w:rsidRDefault="00680EE5" w:rsidP="00680EE5">
      <w:pPr>
        <w:jc w:val="both"/>
        <w:rPr>
          <w:rFonts w:ascii="Times New Roman" w:hAnsi="Times New Roman" w:cs="Times New Roman"/>
          <w:sz w:val="24"/>
          <w:szCs w:val="24"/>
        </w:rPr>
      </w:pPr>
      <w:r>
        <w:rPr>
          <w:rFonts w:ascii="Times New Roman" w:hAnsi="Times New Roman" w:cs="Times New Roman"/>
          <w:sz w:val="24"/>
          <w:szCs w:val="24"/>
        </w:rPr>
        <w:t xml:space="preserve">Donde </w:t>
      </w:r>
    </w:p>
    <w:p w14:paraId="4027CBA8" w14:textId="77777777" w:rsidR="00680EE5" w:rsidRPr="00680EE5" w:rsidRDefault="00680EE5" w:rsidP="00BA6613">
      <w:pPr>
        <w:jc w:val="both"/>
        <w:rPr>
          <w:rFonts w:ascii="Times New Roman" w:hAnsi="Times New Roman" w:cs="Times New Roman"/>
          <w:sz w:val="24"/>
          <w:szCs w:val="24"/>
        </w:rPr>
      </w:pPr>
    </w:p>
    <w:p w14:paraId="51BCC904" w14:textId="77777777" w:rsidR="00FC4F46" w:rsidRDefault="00FC4F46" w:rsidP="00FC4F46">
      <w:pPr>
        <w:jc w:val="both"/>
        <w:rPr>
          <w:rFonts w:ascii="Times New Roman" w:hAnsi="Times New Roman" w:cs="Times New Roman"/>
          <w:sz w:val="24"/>
          <w:szCs w:val="24"/>
        </w:rPr>
      </w:pPr>
    </w:p>
    <w:p w14:paraId="52788840" w14:textId="77777777" w:rsidR="00680EE5" w:rsidRDefault="00BA6613" w:rsidP="00EC2681">
      <w:pPr>
        <w:jc w:val="center"/>
        <w:rPr>
          <w:rFonts w:ascii="Times New Roman" w:hAnsi="Times New Roman" w:cs="Times New Roman"/>
          <w:sz w:val="24"/>
          <w:szCs w:val="24"/>
        </w:rPr>
      </w:pPr>
      <w:r>
        <w:rPr>
          <w:noProof/>
          <w:lang w:eastAsia="es-CO"/>
        </w:rPr>
        <w:drawing>
          <wp:inline distT="0" distB="0" distL="0" distR="0" wp14:anchorId="46E94F2F" wp14:editId="7F8FA566">
            <wp:extent cx="2958860" cy="1021511"/>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8390" t="42414" r="35708" b="41681"/>
                    <a:stretch/>
                  </pic:blipFill>
                  <pic:spPr bwMode="auto">
                    <a:xfrm>
                      <a:off x="0" y="0"/>
                      <a:ext cx="2967825" cy="1024606"/>
                    </a:xfrm>
                    <a:prstGeom prst="rect">
                      <a:avLst/>
                    </a:prstGeom>
                    <a:ln>
                      <a:noFill/>
                    </a:ln>
                    <a:extLst>
                      <a:ext uri="{53640926-AAD7-44D8-BBD7-CCE9431645EC}">
                        <a14:shadowObscured xmlns:a14="http://schemas.microsoft.com/office/drawing/2010/main"/>
                      </a:ext>
                    </a:extLst>
                  </pic:spPr>
                </pic:pic>
              </a:graphicData>
            </a:graphic>
          </wp:inline>
        </w:drawing>
      </w:r>
    </w:p>
    <w:p w14:paraId="750FEB5E" w14:textId="77777777" w:rsidR="00EB4262" w:rsidRDefault="00EB4262" w:rsidP="00EB4262">
      <w:pPr>
        <w:jc w:val="center"/>
        <w:rPr>
          <w:rFonts w:ascii="Times New Roman" w:hAnsi="Times New Roman" w:cs="Times New Roman"/>
          <w:sz w:val="24"/>
          <w:szCs w:val="24"/>
        </w:rPr>
      </w:pPr>
      <w:r>
        <w:rPr>
          <w:rFonts w:ascii="Times New Roman" w:hAnsi="Times New Roman" w:cs="Times New Roman"/>
          <w:sz w:val="24"/>
          <w:szCs w:val="24"/>
        </w:rPr>
        <w:t>Figura.2.direccion DDRx</w:t>
      </w:r>
    </w:p>
    <w:p w14:paraId="7EC57978" w14:textId="77777777" w:rsidR="00EB4262" w:rsidRDefault="00EB4262" w:rsidP="00EC2681">
      <w:pPr>
        <w:jc w:val="center"/>
        <w:rPr>
          <w:rFonts w:ascii="Times New Roman" w:hAnsi="Times New Roman" w:cs="Times New Roman"/>
          <w:sz w:val="24"/>
          <w:szCs w:val="24"/>
        </w:rPr>
      </w:pPr>
    </w:p>
    <w:p w14:paraId="78D1E867" w14:textId="77777777" w:rsidR="00EB4262" w:rsidRDefault="00EB4262" w:rsidP="00EC2681">
      <w:pPr>
        <w:jc w:val="center"/>
        <w:rPr>
          <w:rFonts w:ascii="Times New Roman" w:hAnsi="Times New Roman" w:cs="Times New Roman"/>
          <w:sz w:val="24"/>
          <w:szCs w:val="24"/>
        </w:rPr>
      </w:pPr>
    </w:p>
    <w:p w14:paraId="27CDA258" w14:textId="77777777" w:rsidR="00A249FA" w:rsidRDefault="00EC2681" w:rsidP="00EB4262">
      <w:pPr>
        <w:jc w:val="both"/>
        <w:rPr>
          <w:rFonts w:ascii="Times New Roman" w:hAnsi="Times New Roman" w:cs="Times New Roman"/>
          <w:sz w:val="24"/>
          <w:szCs w:val="24"/>
        </w:rPr>
      </w:pPr>
      <w:r>
        <w:rPr>
          <w:rFonts w:ascii="Times New Roman" w:hAnsi="Times New Roman" w:cs="Times New Roman"/>
          <w:sz w:val="24"/>
          <w:szCs w:val="24"/>
        </w:rPr>
        <w:t>Lo anterior  nos muestra que algunos de los parámetros que debemos tener en cuenta para la clasificación de que acción realizara (escribir o leer) , estos son  A12 y A0</w:t>
      </w:r>
      <w:r w:rsidR="00E30308">
        <w:rPr>
          <w:rFonts w:ascii="Times New Roman" w:hAnsi="Times New Roman" w:cs="Times New Roman"/>
          <w:sz w:val="24"/>
          <w:szCs w:val="24"/>
        </w:rPr>
        <w:t>, y esto constituye el acceso al DDRx, pero algunos se preguntaran ¿ pero el DDRx tiene dos elementos un RDx y un WPx como puedo acceder a ellos sí parecen tener la misma dirección?, la respuesta a e</w:t>
      </w:r>
      <w:r w:rsidR="00EE59AF">
        <w:rPr>
          <w:rFonts w:ascii="Times New Roman" w:hAnsi="Times New Roman" w:cs="Times New Roman"/>
          <w:sz w:val="24"/>
          <w:szCs w:val="24"/>
        </w:rPr>
        <w:t>sto es sencilla</w:t>
      </w:r>
      <w:r w:rsidR="003015B4">
        <w:rPr>
          <w:rFonts w:ascii="Times New Roman" w:hAnsi="Times New Roman" w:cs="Times New Roman"/>
          <w:sz w:val="24"/>
          <w:szCs w:val="24"/>
        </w:rPr>
        <w:t>,</w:t>
      </w:r>
      <w:r w:rsidR="00EE59AF">
        <w:rPr>
          <w:rFonts w:ascii="Times New Roman" w:hAnsi="Times New Roman" w:cs="Times New Roman"/>
          <w:sz w:val="24"/>
          <w:szCs w:val="24"/>
        </w:rPr>
        <w:t xml:space="preserve"> la diferencia en</w:t>
      </w:r>
      <w:r w:rsidR="00E30308">
        <w:rPr>
          <w:rFonts w:ascii="Times New Roman" w:hAnsi="Times New Roman" w:cs="Times New Roman"/>
          <w:sz w:val="24"/>
          <w:szCs w:val="24"/>
        </w:rPr>
        <w:t xml:space="preserve"> la dirección es que debemos tener en cuenta también la decisión del procesador que indica que leerá o escribirá.</w:t>
      </w:r>
      <w:r w:rsidR="00EE59AF">
        <w:rPr>
          <w:rFonts w:ascii="Times New Roman" w:hAnsi="Times New Roman" w:cs="Times New Roman"/>
          <w:sz w:val="24"/>
          <w:szCs w:val="24"/>
        </w:rPr>
        <w:t xml:space="preserve"> ( </w:t>
      </w:r>
      <m:oMath>
        <m:bar>
          <m:barPr>
            <m:pos m:val="top"/>
            <m:ctrlPr>
              <w:rPr>
                <w:rFonts w:ascii="Cambria Math" w:hAnsi="Cambria Math" w:cs="Times New Roman"/>
                <w:i/>
                <w:sz w:val="24"/>
                <w:szCs w:val="24"/>
              </w:rPr>
            </m:ctrlPr>
          </m:barPr>
          <m:e>
            <m:r>
              <w:rPr>
                <w:rFonts w:ascii="Cambria Math" w:hAnsi="Cambria Math" w:cs="Times New Roman"/>
                <w:sz w:val="24"/>
                <w:szCs w:val="24"/>
              </w:rPr>
              <m:t>WR</m:t>
            </m:r>
          </m:e>
        </m:bar>
      </m:oMath>
      <w:r w:rsidR="00EE59AF">
        <w:rPr>
          <w:rFonts w:ascii="Times New Roman" w:eastAsiaTheme="minorEastAsia" w:hAnsi="Times New Roman" w:cs="Times New Roman"/>
          <w:sz w:val="24"/>
          <w:szCs w:val="24"/>
        </w:rPr>
        <w:t xml:space="preserve"> ó </w:t>
      </w:r>
      <m:oMath>
        <m:bar>
          <m:barPr>
            <m:pos m:val="top"/>
            <m:ctrlPr>
              <w:rPr>
                <w:rFonts w:ascii="Cambria Math" w:eastAsiaTheme="minorEastAsia" w:hAnsi="Cambria Math" w:cs="Times New Roman"/>
                <w:i/>
                <w:sz w:val="24"/>
                <w:szCs w:val="24"/>
              </w:rPr>
            </m:ctrlPr>
          </m:barPr>
          <m:e>
            <m:r>
              <w:rPr>
                <w:rFonts w:ascii="Cambria Math" w:hAnsi="Cambria Math" w:cs="Times New Roman"/>
                <w:sz w:val="24"/>
                <w:szCs w:val="24"/>
              </w:rPr>
              <m:t>RD</m:t>
            </m:r>
          </m:e>
        </m:bar>
      </m:oMath>
      <w:r w:rsidR="00EE59AF">
        <w:rPr>
          <w:rFonts w:ascii="Times New Roman" w:hAnsi="Times New Roman" w:cs="Times New Roman"/>
          <w:sz w:val="24"/>
          <w:szCs w:val="24"/>
        </w:rPr>
        <w:t>)</w:t>
      </w:r>
      <w:r w:rsidR="00A249FA">
        <w:rPr>
          <w:rFonts w:ascii="Times New Roman" w:hAnsi="Times New Roman" w:cs="Times New Roman"/>
          <w:sz w:val="24"/>
          <w:szCs w:val="24"/>
        </w:rPr>
        <w:t>.</w:t>
      </w:r>
    </w:p>
    <w:p w14:paraId="16D9C53D" w14:textId="77777777" w:rsidR="00312A18" w:rsidRPr="00312A18" w:rsidRDefault="001C3998" w:rsidP="00EB4262">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A partir de lo anterior se puede inferir que para generalizar la selección, acorde a varios parámetros de cada dirección como   </w:t>
      </w:r>
      <m:oMath>
        <m:r>
          <w:rPr>
            <w:rFonts w:ascii="Cambria Math" w:hAnsi="Cambria Math" w:cs="Times New Roman"/>
            <w:sz w:val="24"/>
            <w:szCs w:val="24"/>
          </w:rPr>
          <m:t xml:space="preserve"> 0x1001</m:t>
        </m:r>
      </m:oMath>
      <w:r>
        <w:rPr>
          <w:rFonts w:ascii="Times New Roman" w:eastAsiaTheme="minorEastAsia" w:hAnsi="Times New Roman" w:cs="Times New Roman"/>
          <w:sz w:val="24"/>
          <w:szCs w:val="24"/>
        </w:rPr>
        <w:t xml:space="preserve">  y  </w:t>
      </w:r>
      <m:oMath>
        <m:r>
          <w:rPr>
            <w:rFonts w:ascii="Cambria Math" w:hAnsi="Cambria Math" w:cs="Times New Roman"/>
            <w:sz w:val="24"/>
            <w:szCs w:val="24"/>
          </w:rPr>
          <m:t xml:space="preserve"> 0x1002</m:t>
        </m:r>
      </m:oMath>
      <w:r>
        <w:rPr>
          <w:rFonts w:ascii="Times New Roman" w:eastAsiaTheme="minorEastAsia" w:hAnsi="Times New Roman" w:cs="Times New Roman"/>
          <w:sz w:val="24"/>
          <w:szCs w:val="24"/>
        </w:rPr>
        <w:t xml:space="preserve">    </w:t>
      </w:r>
      <w:r w:rsidR="00312A18">
        <w:rPr>
          <w:rFonts w:ascii="Times New Roman" w:eastAsiaTheme="minorEastAsia" w:hAnsi="Times New Roman" w:cs="Times New Roman"/>
          <w:sz w:val="24"/>
          <w:szCs w:val="24"/>
        </w:rPr>
        <w:t>además</w:t>
      </w:r>
      <w:r>
        <w:rPr>
          <w:rFonts w:ascii="Times New Roman" w:eastAsiaTheme="minorEastAsia" w:hAnsi="Times New Roman" w:cs="Times New Roman"/>
          <w:sz w:val="24"/>
          <w:szCs w:val="24"/>
        </w:rPr>
        <w:t xml:space="preserve"> de la </w:t>
      </w:r>
      <m:oMath>
        <m:r>
          <w:rPr>
            <w:rFonts w:ascii="Cambria Math" w:hAnsi="Cambria Math" w:cs="Times New Roman"/>
            <w:sz w:val="24"/>
            <w:szCs w:val="24"/>
          </w:rPr>
          <m:t xml:space="preserve"> 0x1000</m:t>
        </m:r>
      </m:oMath>
      <w:r w:rsidR="00312A18">
        <w:rPr>
          <w:rFonts w:ascii="Times New Roman" w:eastAsiaTheme="minorEastAsia" w:hAnsi="Times New Roman" w:cs="Times New Roman"/>
          <w:sz w:val="24"/>
          <w:szCs w:val="24"/>
        </w:rPr>
        <w:t xml:space="preserve"> , se deberá tener presente principalmente los bits  A12, A0 y A1 además de los </w:t>
      </w:r>
      <w:r w:rsidR="00312A18">
        <w:rPr>
          <w:rFonts w:ascii="Times New Roman" w:hAnsi="Times New Roman" w:cs="Times New Roman"/>
          <w:sz w:val="24"/>
          <w:szCs w:val="24"/>
        </w:rPr>
        <w:t xml:space="preserve"> </w:t>
      </w:r>
      <m:oMath>
        <m:bar>
          <m:barPr>
            <m:pos m:val="top"/>
            <m:ctrlPr>
              <w:rPr>
                <w:rFonts w:ascii="Cambria Math" w:hAnsi="Cambria Math" w:cs="Times New Roman"/>
                <w:i/>
                <w:sz w:val="24"/>
                <w:szCs w:val="24"/>
              </w:rPr>
            </m:ctrlPr>
          </m:barPr>
          <m:e>
            <m:r>
              <w:rPr>
                <w:rFonts w:ascii="Cambria Math" w:hAnsi="Cambria Math" w:cs="Times New Roman"/>
                <w:sz w:val="24"/>
                <w:szCs w:val="24"/>
              </w:rPr>
              <m:t>WR</m:t>
            </m:r>
          </m:e>
        </m:bar>
      </m:oMath>
      <w:r w:rsidR="00312A18">
        <w:rPr>
          <w:rFonts w:ascii="Times New Roman" w:eastAsiaTheme="minorEastAsia" w:hAnsi="Times New Roman" w:cs="Times New Roman"/>
          <w:sz w:val="24"/>
          <w:szCs w:val="24"/>
        </w:rPr>
        <w:t xml:space="preserve"> y  </w:t>
      </w:r>
      <m:oMath>
        <m:bar>
          <m:barPr>
            <m:pos m:val="top"/>
            <m:ctrlPr>
              <w:rPr>
                <w:rFonts w:ascii="Cambria Math" w:eastAsiaTheme="minorEastAsia" w:hAnsi="Cambria Math" w:cs="Times New Roman"/>
                <w:i/>
                <w:sz w:val="24"/>
                <w:szCs w:val="24"/>
              </w:rPr>
            </m:ctrlPr>
          </m:barPr>
          <m:e>
            <m:r>
              <w:rPr>
                <w:rFonts w:ascii="Cambria Math" w:hAnsi="Cambria Math" w:cs="Times New Roman"/>
                <w:sz w:val="24"/>
                <w:szCs w:val="24"/>
              </w:rPr>
              <m:t>RD</m:t>
            </m:r>
          </m:e>
        </m:bar>
      </m:oMath>
      <w:r w:rsidR="00630775">
        <w:rPr>
          <w:rFonts w:ascii="Times New Roman" w:eastAsiaTheme="minorEastAsia" w:hAnsi="Times New Roman" w:cs="Times New Roman"/>
          <w:sz w:val="24"/>
          <w:szCs w:val="24"/>
        </w:rPr>
        <w:t xml:space="preserve"> ya que son los parámetros que difieren para cada</w:t>
      </w:r>
      <w:r w:rsidR="00742046">
        <w:rPr>
          <w:rFonts w:ascii="Times New Roman" w:eastAsiaTheme="minorEastAsia" w:hAnsi="Times New Roman" w:cs="Times New Roman"/>
          <w:sz w:val="24"/>
          <w:szCs w:val="24"/>
        </w:rPr>
        <w:t xml:space="preserve"> </w:t>
      </w:r>
      <w:r w:rsidR="002E0B6F">
        <w:rPr>
          <w:rFonts w:ascii="Times New Roman" w:eastAsiaTheme="minorEastAsia" w:hAnsi="Times New Roman" w:cs="Times New Roman"/>
          <w:sz w:val="24"/>
          <w:szCs w:val="24"/>
        </w:rPr>
        <w:t>parámetro de activación en</w:t>
      </w:r>
      <w:r w:rsidR="00630775">
        <w:rPr>
          <w:rFonts w:ascii="Times New Roman" w:eastAsiaTheme="minorEastAsia" w:hAnsi="Times New Roman" w:cs="Times New Roman"/>
          <w:sz w:val="24"/>
          <w:szCs w:val="24"/>
        </w:rPr>
        <w:t xml:space="preserve"> elemento</w:t>
      </w:r>
      <w:r w:rsidR="002E0B6F">
        <w:rPr>
          <w:rFonts w:ascii="Times New Roman" w:eastAsiaTheme="minorEastAsia" w:hAnsi="Times New Roman" w:cs="Times New Roman"/>
          <w:sz w:val="24"/>
          <w:szCs w:val="24"/>
        </w:rPr>
        <w:t>s</w:t>
      </w:r>
      <w:r w:rsidR="00630775">
        <w:rPr>
          <w:rFonts w:ascii="Times New Roman" w:eastAsiaTheme="minorEastAsia" w:hAnsi="Times New Roman" w:cs="Times New Roman"/>
          <w:sz w:val="24"/>
          <w:szCs w:val="24"/>
        </w:rPr>
        <w:t xml:space="preserve"> del circuito pin</w:t>
      </w:r>
      <w:r w:rsidR="00A27AC8">
        <w:rPr>
          <w:rFonts w:ascii="Times New Roman" w:eastAsiaTheme="minorEastAsia" w:hAnsi="Times New Roman" w:cs="Times New Roman"/>
          <w:sz w:val="24"/>
          <w:szCs w:val="24"/>
        </w:rPr>
        <w:t xml:space="preserve"> o posteriormente ya constituido como puerto</w:t>
      </w:r>
      <w:r w:rsidR="00A03CEB">
        <w:rPr>
          <w:rFonts w:ascii="Times New Roman" w:eastAsiaTheme="minorEastAsia" w:hAnsi="Times New Roman" w:cs="Times New Roman"/>
          <w:sz w:val="24"/>
          <w:szCs w:val="24"/>
        </w:rPr>
        <w:t>.</w:t>
      </w:r>
    </w:p>
    <w:p w14:paraId="3B7082A3" w14:textId="77777777" w:rsidR="00A65434" w:rsidRDefault="003B3DA0" w:rsidP="003B3DA0">
      <w:pPr>
        <w:pStyle w:val="Prrafodelista"/>
        <w:jc w:val="center"/>
        <w:rPr>
          <w:rFonts w:ascii="Times New Roman" w:hAnsi="Times New Roman" w:cs="Times New Roman"/>
          <w:sz w:val="24"/>
          <w:szCs w:val="24"/>
        </w:rPr>
      </w:pPr>
      <w:r>
        <w:rPr>
          <w:noProof/>
          <w:lang w:eastAsia="es-CO"/>
        </w:rPr>
        <w:lastRenderedPageBreak/>
        <w:drawing>
          <wp:inline distT="0" distB="0" distL="0" distR="0" wp14:anchorId="44C92667" wp14:editId="73D30A11">
            <wp:extent cx="4615132" cy="2449902"/>
            <wp:effectExtent l="190500" t="190500" r="186055" b="1981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6485" t="13135" r="1090" b="9043"/>
                    <a:stretch/>
                  </pic:blipFill>
                  <pic:spPr bwMode="auto">
                    <a:xfrm>
                      <a:off x="0" y="0"/>
                      <a:ext cx="4625776" cy="245555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6507A02" w14:textId="77777777" w:rsidR="00FC4F46" w:rsidRDefault="003B3DA0" w:rsidP="003B3DA0">
      <w:pPr>
        <w:jc w:val="center"/>
        <w:rPr>
          <w:rFonts w:ascii="Times New Roman" w:hAnsi="Times New Roman" w:cs="Times New Roman"/>
          <w:sz w:val="24"/>
          <w:szCs w:val="24"/>
        </w:rPr>
      </w:pPr>
      <w:r>
        <w:rPr>
          <w:rFonts w:ascii="Times New Roman" w:hAnsi="Times New Roman" w:cs="Times New Roman"/>
          <w:sz w:val="24"/>
          <w:szCs w:val="24"/>
        </w:rPr>
        <w:t>Figura.2. DDRx</w:t>
      </w:r>
    </w:p>
    <w:p w14:paraId="386593EA" w14:textId="77777777" w:rsidR="00FC4F46" w:rsidRDefault="00FC4F46" w:rsidP="003B3DA0">
      <w:pPr>
        <w:jc w:val="center"/>
        <w:rPr>
          <w:rFonts w:ascii="Times New Roman" w:hAnsi="Times New Roman" w:cs="Times New Roman"/>
          <w:sz w:val="24"/>
          <w:szCs w:val="24"/>
        </w:rPr>
      </w:pPr>
    </w:p>
    <w:p w14:paraId="2BE85525" w14:textId="77777777" w:rsidR="003B3DA0" w:rsidRDefault="00FC4F46" w:rsidP="00FC4F46">
      <w:pPr>
        <w:jc w:val="center"/>
        <w:rPr>
          <w:rFonts w:ascii="Times New Roman" w:hAnsi="Times New Roman" w:cs="Times New Roman"/>
          <w:sz w:val="24"/>
          <w:szCs w:val="24"/>
        </w:rPr>
      </w:pPr>
      <w:r>
        <w:rPr>
          <w:noProof/>
          <w:lang w:eastAsia="es-CO"/>
        </w:rPr>
        <w:drawing>
          <wp:inline distT="0" distB="0" distL="0" distR="0" wp14:anchorId="0236276A" wp14:editId="7292BD16">
            <wp:extent cx="4451230" cy="2294626"/>
            <wp:effectExtent l="190500" t="190500" r="197485" b="1822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5384" t="14229" r="5231" b="12984"/>
                    <a:stretch/>
                  </pic:blipFill>
                  <pic:spPr bwMode="auto">
                    <a:xfrm>
                      <a:off x="0" y="0"/>
                      <a:ext cx="4455168" cy="229665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B173DD1" w14:textId="77777777" w:rsidR="00FC4F46" w:rsidRDefault="00112FAA" w:rsidP="00FC4F46">
      <w:pPr>
        <w:jc w:val="center"/>
        <w:rPr>
          <w:rFonts w:ascii="Times New Roman" w:hAnsi="Times New Roman" w:cs="Times New Roman"/>
          <w:sz w:val="24"/>
          <w:szCs w:val="24"/>
        </w:rPr>
      </w:pPr>
      <w:r>
        <w:rPr>
          <w:rFonts w:ascii="Times New Roman" w:hAnsi="Times New Roman" w:cs="Times New Roman"/>
          <w:sz w:val="24"/>
          <w:szCs w:val="24"/>
        </w:rPr>
        <w:t>Figura.3</w:t>
      </w:r>
      <w:r w:rsidR="00FC4F46">
        <w:rPr>
          <w:rFonts w:ascii="Times New Roman" w:hAnsi="Times New Roman" w:cs="Times New Roman"/>
          <w:sz w:val="24"/>
          <w:szCs w:val="24"/>
        </w:rPr>
        <w:t>.PORTx</w:t>
      </w:r>
    </w:p>
    <w:p w14:paraId="15AB3872" w14:textId="77777777" w:rsidR="00112FAA" w:rsidRDefault="00112FAA" w:rsidP="00FC4F46">
      <w:pPr>
        <w:jc w:val="center"/>
        <w:rPr>
          <w:rFonts w:ascii="Times New Roman" w:hAnsi="Times New Roman" w:cs="Times New Roman"/>
          <w:sz w:val="24"/>
          <w:szCs w:val="24"/>
        </w:rPr>
      </w:pPr>
    </w:p>
    <w:p w14:paraId="64A125C2" w14:textId="77777777" w:rsidR="00112FAA" w:rsidRDefault="00112FAA" w:rsidP="00FC4F46">
      <w:pPr>
        <w:jc w:val="center"/>
        <w:rPr>
          <w:rFonts w:ascii="Times New Roman" w:hAnsi="Times New Roman" w:cs="Times New Roman"/>
          <w:sz w:val="24"/>
          <w:szCs w:val="24"/>
        </w:rPr>
      </w:pPr>
      <w:r>
        <w:rPr>
          <w:noProof/>
          <w:lang w:eastAsia="es-CO"/>
        </w:rPr>
        <w:lastRenderedPageBreak/>
        <w:drawing>
          <wp:inline distT="0" distB="0" distL="0" distR="0" wp14:anchorId="026CDBF3" wp14:editId="253EB380">
            <wp:extent cx="3416061" cy="2113472"/>
            <wp:effectExtent l="190500" t="190500" r="184785" b="1917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2307" t="13681" r="16769" b="19278"/>
                    <a:stretch/>
                  </pic:blipFill>
                  <pic:spPr bwMode="auto">
                    <a:xfrm>
                      <a:off x="0" y="0"/>
                      <a:ext cx="3419082" cy="211534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5327419" w14:textId="77777777" w:rsidR="00112FAA" w:rsidRDefault="00112FAA" w:rsidP="00112FAA">
      <w:pPr>
        <w:jc w:val="center"/>
        <w:rPr>
          <w:rFonts w:ascii="Times New Roman" w:hAnsi="Times New Roman" w:cs="Times New Roman"/>
          <w:sz w:val="24"/>
          <w:szCs w:val="24"/>
        </w:rPr>
      </w:pPr>
      <w:r>
        <w:rPr>
          <w:rFonts w:ascii="Times New Roman" w:hAnsi="Times New Roman" w:cs="Times New Roman"/>
          <w:sz w:val="24"/>
          <w:szCs w:val="24"/>
        </w:rPr>
        <w:t>Figura.4.PIN</w:t>
      </w:r>
    </w:p>
    <w:p w14:paraId="4B9C96C8" w14:textId="77777777" w:rsidR="00112FAA" w:rsidRDefault="00112FAA" w:rsidP="00FC4F46">
      <w:pPr>
        <w:jc w:val="center"/>
        <w:rPr>
          <w:rFonts w:ascii="Times New Roman" w:hAnsi="Times New Roman" w:cs="Times New Roman"/>
          <w:sz w:val="24"/>
          <w:szCs w:val="24"/>
        </w:rPr>
      </w:pPr>
    </w:p>
    <w:p w14:paraId="51515D3B" w14:textId="77777777" w:rsidR="00FC4F46" w:rsidRPr="00804DA5" w:rsidRDefault="00FC4F46" w:rsidP="00FC4F46">
      <w:pPr>
        <w:jc w:val="center"/>
        <w:rPr>
          <w:rFonts w:ascii="Times New Roman" w:hAnsi="Times New Roman" w:cs="Times New Roman"/>
          <w:sz w:val="24"/>
          <w:szCs w:val="24"/>
        </w:rPr>
      </w:pPr>
    </w:p>
    <w:p w14:paraId="397293D3" w14:textId="77777777" w:rsidR="003B3DA0" w:rsidRPr="00A65434" w:rsidRDefault="003B3DA0" w:rsidP="003B3DA0">
      <w:pPr>
        <w:pStyle w:val="Prrafodelista"/>
        <w:jc w:val="center"/>
        <w:rPr>
          <w:rFonts w:ascii="Times New Roman" w:hAnsi="Times New Roman" w:cs="Times New Roman"/>
          <w:sz w:val="24"/>
          <w:szCs w:val="24"/>
        </w:rPr>
      </w:pPr>
    </w:p>
    <w:p w14:paraId="7B9DD500" w14:textId="77777777" w:rsidR="00A65434" w:rsidRPr="00A65434" w:rsidRDefault="00A65434" w:rsidP="00A65434">
      <w:pPr>
        <w:jc w:val="both"/>
        <w:rPr>
          <w:rFonts w:ascii="Times New Roman" w:hAnsi="Times New Roman" w:cs="Times New Roman"/>
          <w:sz w:val="24"/>
          <w:szCs w:val="24"/>
        </w:rPr>
      </w:pPr>
    </w:p>
    <w:p w14:paraId="7101488C" w14:textId="77777777" w:rsidR="00C3483A" w:rsidRDefault="00C3483A" w:rsidP="00C3483A">
      <w:pPr>
        <w:jc w:val="both"/>
        <w:rPr>
          <w:rFonts w:ascii="Times New Roman" w:hAnsi="Times New Roman" w:cs="Times New Roman"/>
          <w:sz w:val="24"/>
          <w:szCs w:val="24"/>
        </w:rPr>
      </w:pPr>
      <w:r w:rsidRPr="00804DA5">
        <w:rPr>
          <w:rFonts w:ascii="Times New Roman" w:hAnsi="Times New Roman" w:cs="Times New Roman"/>
          <w:sz w:val="24"/>
          <w:szCs w:val="24"/>
        </w:rPr>
        <w:t xml:space="preserve">Este fue el primer </w:t>
      </w:r>
      <w:r w:rsidR="00CF2996" w:rsidRPr="00804DA5">
        <w:rPr>
          <w:rFonts w:ascii="Times New Roman" w:hAnsi="Times New Roman" w:cs="Times New Roman"/>
          <w:sz w:val="24"/>
          <w:szCs w:val="24"/>
        </w:rPr>
        <w:t>módulo</w:t>
      </w:r>
      <w:r w:rsidRPr="00804DA5">
        <w:rPr>
          <w:rFonts w:ascii="Times New Roman" w:hAnsi="Times New Roman" w:cs="Times New Roman"/>
          <w:sz w:val="24"/>
          <w:szCs w:val="24"/>
        </w:rPr>
        <w:t xml:space="preserve"> a diseñar con la asesoría de los profesores de la respectiva clase</w:t>
      </w:r>
      <w:r w:rsidR="00382F47">
        <w:rPr>
          <w:rFonts w:ascii="Times New Roman" w:hAnsi="Times New Roman" w:cs="Times New Roman"/>
          <w:sz w:val="24"/>
          <w:szCs w:val="24"/>
        </w:rPr>
        <w:t>,</w:t>
      </w:r>
      <w:r w:rsidRPr="00804DA5">
        <w:rPr>
          <w:rFonts w:ascii="Times New Roman" w:hAnsi="Times New Roman" w:cs="Times New Roman"/>
          <w:sz w:val="24"/>
          <w:szCs w:val="24"/>
        </w:rPr>
        <w:t xml:space="preserve"> </w:t>
      </w:r>
      <w:r w:rsidR="00382F47" w:rsidRPr="00804DA5">
        <w:rPr>
          <w:rFonts w:ascii="Times New Roman" w:hAnsi="Times New Roman" w:cs="Times New Roman"/>
          <w:sz w:val="24"/>
          <w:szCs w:val="24"/>
        </w:rPr>
        <w:t>consistió</w:t>
      </w:r>
      <w:r w:rsidR="00CF2996" w:rsidRPr="00804DA5">
        <w:rPr>
          <w:rFonts w:ascii="Times New Roman" w:hAnsi="Times New Roman" w:cs="Times New Roman"/>
          <w:sz w:val="24"/>
          <w:szCs w:val="24"/>
        </w:rPr>
        <w:t xml:space="preserve"> en primer lugar en diseñar un pin del puerto que se quería </w:t>
      </w:r>
      <w:r w:rsidR="000760A9">
        <w:rPr>
          <w:rFonts w:ascii="Times New Roman" w:hAnsi="Times New Roman" w:cs="Times New Roman"/>
          <w:sz w:val="24"/>
          <w:szCs w:val="24"/>
        </w:rPr>
        <w:t>hacer, posteriormente de acuerdo a ese pin-</w:t>
      </w:r>
      <w:r w:rsidR="00CF2996" w:rsidRPr="00804DA5">
        <w:rPr>
          <w:rFonts w:ascii="Times New Roman" w:hAnsi="Times New Roman" w:cs="Times New Roman"/>
          <w:sz w:val="24"/>
          <w:szCs w:val="24"/>
        </w:rPr>
        <w:t>base implementar el puerto con los 8 pines</w:t>
      </w:r>
      <w:r w:rsidR="000760A9">
        <w:rPr>
          <w:rFonts w:ascii="Times New Roman" w:hAnsi="Times New Roman" w:cs="Times New Roman"/>
          <w:sz w:val="24"/>
          <w:szCs w:val="24"/>
        </w:rPr>
        <w:t>,</w:t>
      </w:r>
      <w:r w:rsidR="00CF2996" w:rsidRPr="00804DA5">
        <w:rPr>
          <w:rFonts w:ascii="Times New Roman" w:hAnsi="Times New Roman" w:cs="Times New Roman"/>
          <w:sz w:val="24"/>
          <w:szCs w:val="24"/>
        </w:rPr>
        <w:t xml:space="preserve"> habiendo comprobado el funcionamiento </w:t>
      </w:r>
      <w:r w:rsidR="00382F47">
        <w:rPr>
          <w:rFonts w:ascii="Times New Roman" w:hAnsi="Times New Roman" w:cs="Times New Roman"/>
          <w:sz w:val="24"/>
          <w:szCs w:val="24"/>
        </w:rPr>
        <w:t xml:space="preserve">previo del pin base. Para ello se utilizaron las herramientas de proteus que permiten diseñar los encapsulados para guardar proporciones en </w:t>
      </w:r>
      <w:r w:rsidR="000D1E36">
        <w:rPr>
          <w:rFonts w:ascii="Times New Roman" w:hAnsi="Times New Roman" w:cs="Times New Roman"/>
          <w:sz w:val="24"/>
          <w:szCs w:val="24"/>
        </w:rPr>
        <w:t>e</w:t>
      </w:r>
      <w:r w:rsidR="00382F47">
        <w:rPr>
          <w:rFonts w:ascii="Times New Roman" w:hAnsi="Times New Roman" w:cs="Times New Roman"/>
          <w:sz w:val="24"/>
          <w:szCs w:val="24"/>
        </w:rPr>
        <w:t xml:space="preserve">l </w:t>
      </w:r>
      <w:r w:rsidR="000D1E36">
        <w:rPr>
          <w:rFonts w:ascii="Times New Roman" w:hAnsi="Times New Roman" w:cs="Times New Roman"/>
          <w:sz w:val="24"/>
          <w:szCs w:val="24"/>
        </w:rPr>
        <w:t>módulo</w:t>
      </w:r>
      <w:r w:rsidR="00382F47">
        <w:rPr>
          <w:rFonts w:ascii="Times New Roman" w:hAnsi="Times New Roman" w:cs="Times New Roman"/>
          <w:sz w:val="24"/>
          <w:szCs w:val="24"/>
        </w:rPr>
        <w:t xml:space="preserve"> general.</w:t>
      </w:r>
    </w:p>
    <w:p w14:paraId="59492442" w14:textId="77777777" w:rsidR="006646F4" w:rsidRDefault="006646F4" w:rsidP="00C3483A">
      <w:pPr>
        <w:jc w:val="both"/>
        <w:rPr>
          <w:rFonts w:ascii="Times New Roman" w:hAnsi="Times New Roman" w:cs="Times New Roman"/>
          <w:sz w:val="24"/>
          <w:szCs w:val="24"/>
        </w:rPr>
      </w:pPr>
    </w:p>
    <w:p w14:paraId="6600EC7D" w14:textId="77777777" w:rsidR="006646F4" w:rsidRDefault="006646F4" w:rsidP="00C3483A">
      <w:pPr>
        <w:jc w:val="both"/>
        <w:rPr>
          <w:rFonts w:ascii="Times New Roman" w:hAnsi="Times New Roman" w:cs="Times New Roman"/>
          <w:sz w:val="24"/>
          <w:szCs w:val="24"/>
        </w:rPr>
      </w:pPr>
      <w:r>
        <w:rPr>
          <w:rFonts w:ascii="Times New Roman" w:hAnsi="Times New Roman" w:cs="Times New Roman"/>
          <w:sz w:val="24"/>
          <w:szCs w:val="24"/>
        </w:rPr>
        <w:t xml:space="preserve">En primer lugar se planteó que era necesario </w:t>
      </w:r>
      <w:r w:rsidR="001509EA">
        <w:rPr>
          <w:rFonts w:ascii="Times New Roman" w:hAnsi="Times New Roman" w:cs="Times New Roman"/>
          <w:sz w:val="24"/>
          <w:szCs w:val="24"/>
        </w:rPr>
        <w:t xml:space="preserve">tener unas direcciones que entregara el procesador </w:t>
      </w:r>
      <w:r w:rsidR="00214012">
        <w:rPr>
          <w:rFonts w:ascii="Times New Roman" w:hAnsi="Times New Roman" w:cs="Times New Roman"/>
          <w:sz w:val="24"/>
          <w:szCs w:val="24"/>
        </w:rPr>
        <w:t xml:space="preserve">por medio de las cuales pudiera acceder o controlar </w:t>
      </w:r>
      <w:r w:rsidR="005778FE">
        <w:rPr>
          <w:rFonts w:ascii="Times New Roman" w:hAnsi="Times New Roman" w:cs="Times New Roman"/>
          <w:sz w:val="24"/>
          <w:szCs w:val="24"/>
        </w:rPr>
        <w:t>las acciones de cada pin</w:t>
      </w:r>
      <w:r w:rsidR="005C264F">
        <w:rPr>
          <w:rFonts w:ascii="Times New Roman" w:hAnsi="Times New Roman" w:cs="Times New Roman"/>
          <w:sz w:val="24"/>
          <w:szCs w:val="24"/>
        </w:rPr>
        <w:t xml:space="preserve"> como se ha mencionado anteriormente</w:t>
      </w:r>
      <w:r w:rsidR="005778FE">
        <w:rPr>
          <w:rFonts w:ascii="Times New Roman" w:hAnsi="Times New Roman" w:cs="Times New Roman"/>
          <w:sz w:val="24"/>
          <w:szCs w:val="24"/>
        </w:rPr>
        <w:t xml:space="preserve">. De esta forma se </w:t>
      </w:r>
      <w:r w:rsidR="0049146A">
        <w:rPr>
          <w:rFonts w:ascii="Times New Roman" w:hAnsi="Times New Roman" w:cs="Times New Roman"/>
          <w:sz w:val="24"/>
          <w:szCs w:val="24"/>
        </w:rPr>
        <w:t>estableció</w:t>
      </w:r>
      <w:r w:rsidR="005778FE">
        <w:rPr>
          <w:rFonts w:ascii="Times New Roman" w:hAnsi="Times New Roman" w:cs="Times New Roman"/>
          <w:sz w:val="24"/>
          <w:szCs w:val="24"/>
        </w:rPr>
        <w:t xml:space="preserve"> que </w:t>
      </w:r>
      <w:r w:rsidR="00B02248">
        <w:rPr>
          <w:rFonts w:ascii="Times New Roman" w:hAnsi="Times New Roman" w:cs="Times New Roman"/>
          <w:sz w:val="24"/>
          <w:szCs w:val="24"/>
        </w:rPr>
        <w:t>había</w:t>
      </w:r>
      <w:r w:rsidR="005778FE">
        <w:rPr>
          <w:rFonts w:ascii="Times New Roman" w:hAnsi="Times New Roman" w:cs="Times New Roman"/>
          <w:sz w:val="24"/>
          <w:szCs w:val="24"/>
        </w:rPr>
        <w:t xml:space="preserve"> 5 elementos de un pin a controlar</w:t>
      </w:r>
      <w:r w:rsidR="00666C4A">
        <w:rPr>
          <w:rFonts w:ascii="Times New Roman" w:hAnsi="Times New Roman" w:cs="Times New Roman"/>
          <w:sz w:val="24"/>
          <w:szCs w:val="24"/>
        </w:rPr>
        <w:t xml:space="preserve"> mediante componentes de dirección para escribir en el pin o para leer del algún tipo de información </w:t>
      </w:r>
      <w:r w:rsidR="00335BD6">
        <w:rPr>
          <w:rFonts w:ascii="Times New Roman" w:hAnsi="Times New Roman" w:cs="Times New Roman"/>
          <w:sz w:val="24"/>
          <w:szCs w:val="24"/>
        </w:rPr>
        <w:t>del pin.</w:t>
      </w:r>
      <w:r w:rsidR="00A95D22">
        <w:rPr>
          <w:rFonts w:ascii="Times New Roman" w:hAnsi="Times New Roman" w:cs="Times New Roman"/>
          <w:sz w:val="24"/>
          <w:szCs w:val="24"/>
        </w:rPr>
        <w:t xml:space="preserve"> Las direcciones dadas por salidas del procesador llegan entonces a un conjunto de compuertas las cuales hacen en este caso de </w:t>
      </w:r>
      <w:r w:rsidR="00A60503">
        <w:rPr>
          <w:rFonts w:ascii="Times New Roman" w:hAnsi="Times New Roman" w:cs="Times New Roman"/>
          <w:sz w:val="24"/>
          <w:szCs w:val="24"/>
        </w:rPr>
        <w:t>seleccionador,</w:t>
      </w:r>
      <w:r w:rsidR="00A95D22">
        <w:rPr>
          <w:rFonts w:ascii="Times New Roman" w:hAnsi="Times New Roman" w:cs="Times New Roman"/>
          <w:sz w:val="24"/>
          <w:szCs w:val="24"/>
        </w:rPr>
        <w:t xml:space="preserve"> es decir, de acuerdo a la dirección que </w:t>
      </w:r>
      <w:r w:rsidR="00A60503">
        <w:rPr>
          <w:rFonts w:ascii="Times New Roman" w:hAnsi="Times New Roman" w:cs="Times New Roman"/>
          <w:sz w:val="24"/>
          <w:szCs w:val="24"/>
        </w:rPr>
        <w:t>envió</w:t>
      </w:r>
      <w:r w:rsidR="00A95D22">
        <w:rPr>
          <w:rFonts w:ascii="Times New Roman" w:hAnsi="Times New Roman" w:cs="Times New Roman"/>
          <w:sz w:val="24"/>
          <w:szCs w:val="24"/>
        </w:rPr>
        <w:t xml:space="preserve"> el procesador se activara</w:t>
      </w:r>
      <w:r w:rsidR="00A60503">
        <w:rPr>
          <w:rFonts w:ascii="Times New Roman" w:hAnsi="Times New Roman" w:cs="Times New Roman"/>
          <w:sz w:val="24"/>
          <w:szCs w:val="24"/>
        </w:rPr>
        <w:t xml:space="preserve"> la salida en alguna de las compuertas, de este modo </w:t>
      </w:r>
      <w:r w:rsidR="00A95D22">
        <w:rPr>
          <w:rFonts w:ascii="Times New Roman" w:hAnsi="Times New Roman" w:cs="Times New Roman"/>
          <w:sz w:val="24"/>
          <w:szCs w:val="24"/>
        </w:rPr>
        <w:t xml:space="preserve"> alguna terminal </w:t>
      </w:r>
      <w:r w:rsidR="00A60503">
        <w:rPr>
          <w:rFonts w:ascii="Times New Roman" w:hAnsi="Times New Roman" w:cs="Times New Roman"/>
          <w:sz w:val="24"/>
          <w:szCs w:val="24"/>
        </w:rPr>
        <w:t>se configurara como lectura o como escritura en</w:t>
      </w:r>
      <w:r w:rsidR="00A95D22">
        <w:rPr>
          <w:rFonts w:ascii="Times New Roman" w:hAnsi="Times New Roman" w:cs="Times New Roman"/>
          <w:sz w:val="24"/>
          <w:szCs w:val="24"/>
        </w:rPr>
        <w:t xml:space="preserve"> cualquiera de los casos el procesador escribirá un 1 o un 0 o leerá alguno, de estos dos valores.</w:t>
      </w:r>
      <w:r w:rsidR="00A54C7A">
        <w:rPr>
          <w:rFonts w:ascii="Times New Roman" w:hAnsi="Times New Roman" w:cs="Times New Roman"/>
          <w:sz w:val="24"/>
          <w:szCs w:val="24"/>
        </w:rPr>
        <w:t xml:space="preserve">  </w:t>
      </w:r>
    </w:p>
    <w:p w14:paraId="4C7D628F" w14:textId="77777777" w:rsidR="0088245F" w:rsidRDefault="0088245F" w:rsidP="00C3483A">
      <w:pPr>
        <w:jc w:val="both"/>
        <w:rPr>
          <w:rFonts w:ascii="Times New Roman" w:hAnsi="Times New Roman" w:cs="Times New Roman"/>
          <w:sz w:val="24"/>
          <w:szCs w:val="24"/>
        </w:rPr>
      </w:pPr>
      <w:r>
        <w:rPr>
          <w:rFonts w:ascii="Times New Roman" w:hAnsi="Times New Roman" w:cs="Times New Roman"/>
          <w:sz w:val="24"/>
          <w:szCs w:val="24"/>
        </w:rPr>
        <w:t xml:space="preserve">Es importante saber que dependiendo de la dirección que llegue solo se activara una sola o ninguna es decir el procesador podrá escribir en el puerto o leer del puerto pero no ambos al tiempo esto  ocasionaría un error </w:t>
      </w:r>
      <w:r w:rsidR="005C264F">
        <w:rPr>
          <w:rFonts w:ascii="Times New Roman" w:hAnsi="Times New Roman" w:cs="Times New Roman"/>
          <w:sz w:val="24"/>
          <w:szCs w:val="24"/>
        </w:rPr>
        <w:t xml:space="preserve">lógico </w:t>
      </w:r>
      <w:r>
        <w:rPr>
          <w:rFonts w:ascii="Times New Roman" w:hAnsi="Times New Roman" w:cs="Times New Roman"/>
          <w:sz w:val="24"/>
          <w:szCs w:val="24"/>
        </w:rPr>
        <w:t xml:space="preserve">en tiempo de </w:t>
      </w:r>
      <w:r w:rsidR="00A1011D">
        <w:rPr>
          <w:rFonts w:ascii="Times New Roman" w:hAnsi="Times New Roman" w:cs="Times New Roman"/>
          <w:sz w:val="24"/>
          <w:szCs w:val="24"/>
        </w:rPr>
        <w:t>ejecución.</w:t>
      </w:r>
    </w:p>
    <w:p w14:paraId="013AD80D" w14:textId="77777777" w:rsidR="00247983" w:rsidRDefault="00247983" w:rsidP="00C3483A">
      <w:pPr>
        <w:jc w:val="both"/>
        <w:rPr>
          <w:rFonts w:ascii="Times New Roman" w:hAnsi="Times New Roman" w:cs="Times New Roman"/>
          <w:sz w:val="24"/>
          <w:szCs w:val="24"/>
        </w:rPr>
      </w:pPr>
    </w:p>
    <w:p w14:paraId="497F24DE" w14:textId="77777777" w:rsidR="00247983" w:rsidRDefault="00247983" w:rsidP="00C3483A">
      <w:pPr>
        <w:jc w:val="both"/>
        <w:rPr>
          <w:rFonts w:ascii="Times New Roman" w:hAnsi="Times New Roman" w:cs="Times New Roman"/>
          <w:sz w:val="24"/>
          <w:szCs w:val="24"/>
        </w:rPr>
      </w:pPr>
      <w:r>
        <w:rPr>
          <w:rFonts w:ascii="Times New Roman" w:hAnsi="Times New Roman" w:cs="Times New Roman"/>
          <w:sz w:val="24"/>
          <w:szCs w:val="24"/>
        </w:rPr>
        <w:lastRenderedPageBreak/>
        <w:t>Por ejemplo:</w:t>
      </w:r>
    </w:p>
    <w:p w14:paraId="2DB630B1" w14:textId="77777777" w:rsidR="00247983" w:rsidRDefault="00247983" w:rsidP="00C3483A">
      <w:pPr>
        <w:jc w:val="both"/>
        <w:rPr>
          <w:rFonts w:ascii="Times New Roman" w:hAnsi="Times New Roman" w:cs="Times New Roman"/>
          <w:sz w:val="24"/>
          <w:szCs w:val="24"/>
        </w:rPr>
      </w:pPr>
      <w:r>
        <w:rPr>
          <w:rFonts w:ascii="Times New Roman" w:hAnsi="Times New Roman" w:cs="Times New Roman"/>
          <w:sz w:val="24"/>
          <w:szCs w:val="24"/>
        </w:rPr>
        <w:t xml:space="preserve">La </w:t>
      </w:r>
      <w:r w:rsidR="002C0841">
        <w:rPr>
          <w:rFonts w:ascii="Times New Roman" w:hAnsi="Times New Roman" w:cs="Times New Roman"/>
          <w:sz w:val="24"/>
          <w:szCs w:val="24"/>
        </w:rPr>
        <w:t>figura 5</w:t>
      </w:r>
      <w:r>
        <w:rPr>
          <w:rFonts w:ascii="Times New Roman" w:hAnsi="Times New Roman" w:cs="Times New Roman"/>
          <w:sz w:val="24"/>
          <w:szCs w:val="24"/>
        </w:rPr>
        <w:t xml:space="preserve"> corresponde a la compuerta de selección </w:t>
      </w:r>
      <w:r w:rsidR="0076724C">
        <w:rPr>
          <w:rFonts w:ascii="Times New Roman" w:hAnsi="Times New Roman" w:cs="Times New Roman"/>
          <w:sz w:val="24"/>
          <w:szCs w:val="24"/>
        </w:rPr>
        <w:t>para la terminal</w:t>
      </w:r>
      <w:r>
        <w:rPr>
          <w:rFonts w:ascii="Times New Roman" w:hAnsi="Times New Roman" w:cs="Times New Roman"/>
          <w:sz w:val="24"/>
          <w:szCs w:val="24"/>
        </w:rPr>
        <w:t xml:space="preserve"> de activación </w:t>
      </w:r>
      <w:r w:rsidR="00A65434">
        <w:rPr>
          <w:rFonts w:ascii="Times New Roman" w:hAnsi="Times New Roman" w:cs="Times New Roman"/>
          <w:sz w:val="24"/>
          <w:szCs w:val="24"/>
        </w:rPr>
        <w:t>(RDx)</w:t>
      </w:r>
      <w:r w:rsidR="00A1011D">
        <w:rPr>
          <w:rFonts w:ascii="Times New Roman" w:hAnsi="Times New Roman" w:cs="Times New Roman"/>
          <w:sz w:val="24"/>
          <w:szCs w:val="24"/>
        </w:rPr>
        <w:t xml:space="preserve">  (ver figura 2)</w:t>
      </w:r>
      <w:r w:rsidR="00A65434">
        <w:rPr>
          <w:rFonts w:ascii="Times New Roman" w:hAnsi="Times New Roman" w:cs="Times New Roman"/>
          <w:sz w:val="24"/>
          <w:szCs w:val="24"/>
        </w:rPr>
        <w:t xml:space="preserve"> </w:t>
      </w:r>
      <w:r>
        <w:rPr>
          <w:rFonts w:ascii="Times New Roman" w:hAnsi="Times New Roman" w:cs="Times New Roman"/>
          <w:sz w:val="24"/>
          <w:szCs w:val="24"/>
        </w:rPr>
        <w:t>de una compuerta tri-state</w:t>
      </w:r>
      <w:r w:rsidR="00BE4351">
        <w:rPr>
          <w:rFonts w:ascii="Times New Roman" w:hAnsi="Times New Roman" w:cs="Times New Roman"/>
          <w:sz w:val="24"/>
          <w:szCs w:val="24"/>
        </w:rPr>
        <w:t xml:space="preserve"> (si le llega a la terminal de selección un “uno” actúa como </w:t>
      </w:r>
      <w:r w:rsidR="003878C9">
        <w:rPr>
          <w:rFonts w:ascii="Times New Roman" w:hAnsi="Times New Roman" w:cs="Times New Roman"/>
          <w:sz w:val="24"/>
          <w:szCs w:val="24"/>
        </w:rPr>
        <w:t>cortocircuito,</w:t>
      </w:r>
      <w:r w:rsidR="00BE4351">
        <w:rPr>
          <w:rFonts w:ascii="Times New Roman" w:hAnsi="Times New Roman" w:cs="Times New Roman"/>
          <w:sz w:val="24"/>
          <w:szCs w:val="24"/>
        </w:rPr>
        <w:t xml:space="preserve"> si le llega un “cero” es alta impedancia</w:t>
      </w:r>
      <w:del w:id="2" w:author="Gerardo Lopez" w:date="2016-03-09T02:09:00Z">
        <w:r w:rsidR="00BE4351" w:rsidDel="00BC4501">
          <w:rPr>
            <w:rFonts w:ascii="Times New Roman" w:hAnsi="Times New Roman" w:cs="Times New Roman"/>
            <w:sz w:val="24"/>
            <w:szCs w:val="24"/>
          </w:rPr>
          <w:delText>)</w:delText>
        </w:r>
        <w:r w:rsidR="00A65434" w:rsidDel="00BC4501">
          <w:rPr>
            <w:rFonts w:ascii="Times New Roman" w:hAnsi="Times New Roman" w:cs="Times New Roman"/>
            <w:sz w:val="24"/>
            <w:szCs w:val="24"/>
          </w:rPr>
          <w:delText xml:space="preserve"> </w:delText>
        </w:r>
        <w:r w:rsidDel="00BC4501">
          <w:rPr>
            <w:rFonts w:ascii="Times New Roman" w:hAnsi="Times New Roman" w:cs="Times New Roman"/>
            <w:sz w:val="24"/>
            <w:szCs w:val="24"/>
          </w:rPr>
          <w:delText xml:space="preserve">. </w:delText>
        </w:r>
      </w:del>
      <w:ins w:id="3" w:author="Gerardo Lopez" w:date="2016-03-09T02:09:00Z">
        <w:r w:rsidR="00BC4501">
          <w:rPr>
            <w:rFonts w:ascii="Times New Roman" w:hAnsi="Times New Roman" w:cs="Times New Roman"/>
            <w:sz w:val="24"/>
            <w:szCs w:val="24"/>
          </w:rPr>
          <w:t xml:space="preserve">). </w:t>
        </w:r>
      </w:ins>
      <w:r>
        <w:rPr>
          <w:rFonts w:ascii="Times New Roman" w:hAnsi="Times New Roman" w:cs="Times New Roman"/>
          <w:sz w:val="24"/>
          <w:szCs w:val="24"/>
        </w:rPr>
        <w:t>Las configuraciones en la entrada se deben a que se empleó el método de mintérminos para saber ante que entradas se nos activaría.</w:t>
      </w:r>
    </w:p>
    <w:p w14:paraId="4176C5A6" w14:textId="77777777" w:rsidR="000D6DA1" w:rsidRDefault="000D6DA1" w:rsidP="00C3483A">
      <w:pPr>
        <w:jc w:val="both"/>
        <w:rPr>
          <w:rFonts w:ascii="Times New Roman" w:hAnsi="Times New Roman" w:cs="Times New Roman"/>
          <w:sz w:val="24"/>
          <w:szCs w:val="24"/>
        </w:rPr>
      </w:pPr>
      <w:r>
        <w:rPr>
          <w:rFonts w:ascii="Times New Roman" w:hAnsi="Times New Roman" w:cs="Times New Roman"/>
          <w:sz w:val="24"/>
          <w:szCs w:val="24"/>
        </w:rPr>
        <w:t xml:space="preserve">Como se dijo en párrafos anteriores </w:t>
      </w:r>
      <w:r w:rsidR="00311E6F">
        <w:rPr>
          <w:rFonts w:ascii="Times New Roman" w:hAnsi="Times New Roman" w:cs="Times New Roman"/>
          <w:sz w:val="24"/>
          <w:szCs w:val="24"/>
        </w:rPr>
        <w:t xml:space="preserve">al RDx y al RPx se accede mediante a dirección </w:t>
      </w:r>
      <m:oMath>
        <m:r>
          <w:rPr>
            <w:rFonts w:ascii="Cambria Math" w:hAnsi="Cambria Math" w:cs="Times New Roman"/>
            <w:sz w:val="24"/>
            <w:szCs w:val="24"/>
          </w:rPr>
          <m:t xml:space="preserve"> 0x1000</m:t>
        </m:r>
      </m:oMath>
      <w:r w:rsidR="00311E6F">
        <w:rPr>
          <w:rFonts w:ascii="Times New Roman" w:hAnsi="Times New Roman" w:cs="Times New Roman"/>
          <w:sz w:val="24"/>
          <w:szCs w:val="24"/>
        </w:rPr>
        <w:t xml:space="preserve">  además de seleccionar  </w:t>
      </w:r>
      <m:oMath>
        <m:bar>
          <m:barPr>
            <m:pos m:val="top"/>
            <m:ctrlPr>
              <w:rPr>
                <w:rFonts w:ascii="Cambria Math" w:eastAsiaTheme="minorEastAsia" w:hAnsi="Cambria Math" w:cs="Times New Roman"/>
                <w:i/>
                <w:sz w:val="24"/>
                <w:szCs w:val="24"/>
              </w:rPr>
            </m:ctrlPr>
          </m:barPr>
          <m:e>
            <m:r>
              <w:rPr>
                <w:rFonts w:ascii="Cambria Math" w:hAnsi="Cambria Math" w:cs="Times New Roman"/>
                <w:sz w:val="24"/>
                <w:szCs w:val="24"/>
              </w:rPr>
              <m:t>RD</m:t>
            </m:r>
          </m:e>
        </m:bar>
      </m:oMath>
      <w:r w:rsidR="00311E6F">
        <w:rPr>
          <w:rFonts w:ascii="Times New Roman" w:hAnsi="Times New Roman" w:cs="Times New Roman"/>
          <w:sz w:val="24"/>
          <w:szCs w:val="24"/>
        </w:rPr>
        <w:t xml:space="preserve">  ya que va a leer</w:t>
      </w:r>
      <w:r w:rsidR="008C3346">
        <w:rPr>
          <w:rFonts w:ascii="Times New Roman" w:hAnsi="Times New Roman" w:cs="Times New Roman"/>
          <w:sz w:val="24"/>
          <w:szCs w:val="24"/>
        </w:rPr>
        <w:t xml:space="preserve"> (entonces  </w:t>
      </w:r>
      <m:oMath>
        <m:bar>
          <m:barPr>
            <m:pos m:val="top"/>
            <m:ctrlPr>
              <w:rPr>
                <w:rFonts w:ascii="Cambria Math" w:hAnsi="Cambria Math" w:cs="Times New Roman"/>
                <w:i/>
                <w:sz w:val="24"/>
                <w:szCs w:val="24"/>
              </w:rPr>
            </m:ctrlPr>
          </m:barPr>
          <m:e>
            <m:r>
              <w:rPr>
                <w:rFonts w:ascii="Cambria Math" w:hAnsi="Cambria Math" w:cs="Times New Roman"/>
                <w:sz w:val="24"/>
                <w:szCs w:val="24"/>
              </w:rPr>
              <m:t>WR</m:t>
            </m:r>
          </m:e>
        </m:bar>
      </m:oMath>
      <w:r w:rsidR="008C3346">
        <w:rPr>
          <w:rFonts w:ascii="Times New Roman" w:eastAsiaTheme="minorEastAsia" w:hAnsi="Times New Roman" w:cs="Times New Roman"/>
          <w:sz w:val="24"/>
          <w:szCs w:val="24"/>
        </w:rPr>
        <w:t xml:space="preserve"> estará en alto</w:t>
      </w:r>
      <w:r w:rsidR="008C3346">
        <w:rPr>
          <w:rFonts w:ascii="Times New Roman" w:hAnsi="Times New Roman" w:cs="Times New Roman"/>
          <w:sz w:val="24"/>
          <w:szCs w:val="24"/>
        </w:rPr>
        <w:t>)</w:t>
      </w:r>
    </w:p>
    <w:p w14:paraId="048958DC" w14:textId="77777777" w:rsidR="00F1074D" w:rsidRDefault="00F1074D" w:rsidP="00C3483A">
      <w:pPr>
        <w:jc w:val="both"/>
        <w:rPr>
          <w:rFonts w:ascii="Times New Roman" w:hAnsi="Times New Roman" w:cs="Times New Roman"/>
          <w:sz w:val="24"/>
          <w:szCs w:val="24"/>
        </w:rPr>
      </w:pPr>
    </w:p>
    <w:p w14:paraId="2422A473" w14:textId="77777777" w:rsidR="00F1074D" w:rsidRPr="00F1074D" w:rsidRDefault="00F1074D" w:rsidP="00F1074D">
      <w:pPr>
        <w:jc w:val="center"/>
        <w:rPr>
          <w:rFonts w:ascii="Times New Roman" w:hAnsi="Times New Roman" w:cs="Times New Roman"/>
        </w:rPr>
      </w:pPr>
      <w:r w:rsidRPr="00F1074D">
        <w:rPr>
          <w:rFonts w:ascii="Times New Roman" w:hAnsi="Times New Roman" w:cs="Times New Roman"/>
        </w:rPr>
        <w:t xml:space="preserve">Tabla1. Niveles </w:t>
      </w:r>
      <w:r w:rsidR="00053B50">
        <w:rPr>
          <w:rFonts w:ascii="Times New Roman" w:hAnsi="Times New Roman" w:cs="Times New Roman"/>
        </w:rPr>
        <w:t>necesarios para activar RD</w:t>
      </w:r>
      <w:r w:rsidRPr="00F1074D">
        <w:rPr>
          <w:rFonts w:ascii="Times New Roman" w:hAnsi="Times New Roman" w:cs="Times New Roman"/>
        </w:rPr>
        <w:t>x</w:t>
      </w:r>
    </w:p>
    <w:tbl>
      <w:tblPr>
        <w:tblStyle w:val="Listamedia2-nfasis1"/>
        <w:tblW w:w="5000" w:type="pct"/>
        <w:tblLook w:val="04A0" w:firstRow="1" w:lastRow="0" w:firstColumn="1" w:lastColumn="0" w:noHBand="0" w:noVBand="1"/>
      </w:tblPr>
      <w:tblGrid>
        <w:gridCol w:w="1648"/>
        <w:gridCol w:w="1503"/>
        <w:gridCol w:w="1505"/>
        <w:gridCol w:w="1507"/>
        <w:gridCol w:w="1508"/>
        <w:gridCol w:w="1383"/>
      </w:tblGrid>
      <w:tr w:rsidR="00267465" w14:paraId="250F83B3" w14:textId="77777777" w:rsidTr="002674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10" w:type="pct"/>
            <w:noWrap/>
          </w:tcPr>
          <w:p w14:paraId="600B8FEA" w14:textId="77777777" w:rsidR="00267465" w:rsidRDefault="00267465">
            <w:pPr>
              <w:rPr>
                <w:rFonts w:asciiTheme="minorHAnsi" w:eastAsiaTheme="minorEastAsia" w:hAnsiTheme="minorHAnsi" w:cstheme="minorBidi"/>
                <w:color w:val="000000"/>
                <w:sz w:val="22"/>
                <w:szCs w:val="22"/>
              </w:rPr>
            </w:pPr>
          </w:p>
        </w:tc>
        <w:tc>
          <w:tcPr>
            <w:tcW w:w="830" w:type="pct"/>
          </w:tcPr>
          <w:p w14:paraId="369CF06E" w14:textId="77777777" w:rsidR="00267465" w:rsidRDefault="00267465">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lang w:val="es-ES"/>
              </w:rPr>
              <w:t>A12</w:t>
            </w:r>
          </w:p>
        </w:tc>
        <w:tc>
          <w:tcPr>
            <w:tcW w:w="831" w:type="pct"/>
          </w:tcPr>
          <w:p w14:paraId="3DC07F6E" w14:textId="77777777" w:rsidR="00267465" w:rsidRDefault="00267465">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lang w:val="es-ES"/>
              </w:rPr>
              <w:t>A1</w:t>
            </w:r>
          </w:p>
        </w:tc>
        <w:tc>
          <w:tcPr>
            <w:tcW w:w="832" w:type="pct"/>
          </w:tcPr>
          <w:p w14:paraId="1CE58624" w14:textId="77777777" w:rsidR="00267465" w:rsidRDefault="00267465">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A0</w:t>
            </w:r>
          </w:p>
        </w:tc>
        <w:tc>
          <w:tcPr>
            <w:tcW w:w="833" w:type="pct"/>
          </w:tcPr>
          <w:p w14:paraId="2C57CB20" w14:textId="77777777" w:rsidR="00267465" w:rsidRDefault="001B71D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m:oMath>
              <m:bar>
                <m:barPr>
                  <m:pos m:val="top"/>
                  <m:ctrlPr>
                    <w:rPr>
                      <w:rFonts w:ascii="Cambria Math" w:eastAsiaTheme="minorHAnsi" w:hAnsi="Cambria Math" w:cs="Times New Roman"/>
                      <w:i/>
                      <w:color w:val="auto"/>
                      <w:lang w:eastAsia="en-US"/>
                    </w:rPr>
                  </m:ctrlPr>
                </m:barPr>
                <m:e>
                  <m:r>
                    <w:rPr>
                      <w:rFonts w:ascii="Cambria Math" w:hAnsi="Cambria Math" w:cs="Times New Roman"/>
                    </w:rPr>
                    <m:t>WR</m:t>
                  </m:r>
                </m:e>
              </m:bar>
            </m:oMath>
            <w:r w:rsidR="00267465">
              <w:rPr>
                <w:rFonts w:ascii="Times New Roman" w:hAnsi="Times New Roman" w:cs="Times New Roman"/>
              </w:rPr>
              <w:t xml:space="preserve">  </w:t>
            </w:r>
          </w:p>
        </w:tc>
        <w:tc>
          <w:tcPr>
            <w:tcW w:w="764" w:type="pct"/>
          </w:tcPr>
          <w:p w14:paraId="3F185F5F" w14:textId="77777777" w:rsidR="00267465" w:rsidRDefault="001B71D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m:oMathPara>
              <m:oMath>
                <m:bar>
                  <m:barPr>
                    <m:pos m:val="top"/>
                    <m:ctrlPr>
                      <w:rPr>
                        <w:rFonts w:ascii="Cambria Math" w:eastAsiaTheme="minorEastAsia" w:hAnsi="Cambria Math" w:cs="Times New Roman"/>
                        <w:i/>
                        <w:color w:val="auto"/>
                        <w:lang w:eastAsia="en-US"/>
                      </w:rPr>
                    </m:ctrlPr>
                  </m:barPr>
                  <m:e>
                    <m:r>
                      <w:rPr>
                        <w:rFonts w:ascii="Cambria Math" w:hAnsi="Cambria Math" w:cs="Times New Roman"/>
                      </w:rPr>
                      <m:t>RD</m:t>
                    </m:r>
                  </m:e>
                </m:bar>
              </m:oMath>
            </m:oMathPara>
          </w:p>
        </w:tc>
      </w:tr>
      <w:tr w:rsidR="00267465" w14:paraId="0EDB30F6" w14:textId="77777777" w:rsidTr="00267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pct"/>
            <w:noWrap/>
          </w:tcPr>
          <w:p w14:paraId="5F3C28BE" w14:textId="77777777" w:rsidR="00267465" w:rsidRDefault="00267465">
            <w:pPr>
              <w:rPr>
                <w:rFonts w:asciiTheme="minorHAnsi" w:eastAsiaTheme="minorEastAsia" w:hAnsiTheme="minorHAnsi" w:cstheme="minorBidi"/>
                <w:color w:val="000000"/>
              </w:rPr>
            </w:pPr>
            <w:r>
              <w:rPr>
                <w:rFonts w:asciiTheme="minorHAnsi" w:eastAsiaTheme="minorEastAsia" w:hAnsiTheme="minorHAnsi" w:cstheme="minorBidi"/>
                <w:color w:val="000000"/>
                <w:lang w:val="es-ES"/>
              </w:rPr>
              <w:t xml:space="preserve">Nivel </w:t>
            </w:r>
            <w:r w:rsidR="00CC0D2E">
              <w:rPr>
                <w:rFonts w:asciiTheme="minorHAnsi" w:eastAsiaTheme="minorEastAsia" w:hAnsiTheme="minorHAnsi" w:cstheme="minorBidi"/>
                <w:color w:val="000000"/>
                <w:lang w:val="es-ES"/>
              </w:rPr>
              <w:t>lógico</w:t>
            </w:r>
          </w:p>
        </w:tc>
        <w:tc>
          <w:tcPr>
            <w:tcW w:w="830" w:type="pct"/>
          </w:tcPr>
          <w:p w14:paraId="21F3DC23" w14:textId="77777777" w:rsidR="00267465" w:rsidRDefault="0026746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s-ES"/>
              </w:rPr>
              <w:t>1</w:t>
            </w:r>
          </w:p>
        </w:tc>
        <w:tc>
          <w:tcPr>
            <w:tcW w:w="831" w:type="pct"/>
          </w:tcPr>
          <w:p w14:paraId="2350FFC3" w14:textId="77777777" w:rsidR="00267465" w:rsidRDefault="0026746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w:t>
            </w:r>
          </w:p>
        </w:tc>
        <w:tc>
          <w:tcPr>
            <w:tcW w:w="832" w:type="pct"/>
          </w:tcPr>
          <w:p w14:paraId="75709588" w14:textId="77777777" w:rsidR="00267465" w:rsidRDefault="0026746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w:t>
            </w:r>
          </w:p>
        </w:tc>
        <w:tc>
          <w:tcPr>
            <w:tcW w:w="833" w:type="pct"/>
          </w:tcPr>
          <w:p w14:paraId="7B257D5C" w14:textId="77777777" w:rsidR="00267465" w:rsidRDefault="00D626D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w:t>
            </w:r>
          </w:p>
        </w:tc>
        <w:tc>
          <w:tcPr>
            <w:tcW w:w="764" w:type="pct"/>
          </w:tcPr>
          <w:p w14:paraId="68473578" w14:textId="77777777" w:rsidR="00267465" w:rsidRDefault="00D626D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w:t>
            </w:r>
          </w:p>
        </w:tc>
      </w:tr>
      <w:tr w:rsidR="00D572D9" w14:paraId="78026449" w14:textId="77777777" w:rsidTr="00267465">
        <w:tc>
          <w:tcPr>
            <w:cnfStyle w:val="001000000000" w:firstRow="0" w:lastRow="0" w:firstColumn="1" w:lastColumn="0" w:oddVBand="0" w:evenVBand="0" w:oddHBand="0" w:evenHBand="0" w:firstRowFirstColumn="0" w:firstRowLastColumn="0" w:lastRowFirstColumn="0" w:lastRowLastColumn="0"/>
            <w:tcW w:w="910" w:type="pct"/>
            <w:noWrap/>
          </w:tcPr>
          <w:p w14:paraId="09F20438" w14:textId="77777777" w:rsidR="00D572D9" w:rsidRDefault="00D572D9">
            <w:pPr>
              <w:rPr>
                <w:rFonts w:eastAsiaTheme="minorEastAsia"/>
                <w:color w:val="000000"/>
                <w:lang w:val="es-ES"/>
              </w:rPr>
            </w:pPr>
            <w:r>
              <w:rPr>
                <w:rFonts w:eastAsiaTheme="minorEastAsia"/>
                <w:color w:val="000000"/>
                <w:lang w:val="es-ES"/>
              </w:rPr>
              <w:t>minterminos</w:t>
            </w:r>
          </w:p>
        </w:tc>
        <w:tc>
          <w:tcPr>
            <w:tcW w:w="830" w:type="pct"/>
          </w:tcPr>
          <w:p w14:paraId="24988A53" w14:textId="77777777" w:rsidR="00D572D9" w:rsidRDefault="00D572D9">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lang w:val="es-ES"/>
              </w:rPr>
            </w:pPr>
            <w:r>
              <w:rPr>
                <w:rFonts w:asciiTheme="minorHAnsi" w:eastAsiaTheme="minorEastAsia" w:hAnsiTheme="minorHAnsi" w:cstheme="minorBidi"/>
                <w:color w:val="000000"/>
                <w:lang w:val="es-ES"/>
              </w:rPr>
              <w:t>A12</w:t>
            </w:r>
          </w:p>
        </w:tc>
        <w:tc>
          <w:tcPr>
            <w:tcW w:w="831" w:type="pct"/>
          </w:tcPr>
          <w:p w14:paraId="0AFF4B8D" w14:textId="77777777" w:rsidR="00D572D9" w:rsidRDefault="001B71DA">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m:oMathPara>
              <m:oMath>
                <m:bar>
                  <m:barPr>
                    <m:pos m:val="top"/>
                    <m:ctrlPr>
                      <w:rPr>
                        <w:rFonts w:ascii="Cambria Math" w:eastAsiaTheme="minorHAnsi" w:hAnsi="Cambria Math" w:cs="Times New Roman"/>
                        <w:i/>
                        <w:color w:val="auto"/>
                        <w:sz w:val="24"/>
                        <w:szCs w:val="24"/>
                        <w:lang w:eastAsia="en-US"/>
                      </w:rPr>
                    </m:ctrlPr>
                  </m:barPr>
                  <m:e>
                    <m:r>
                      <w:rPr>
                        <w:rFonts w:ascii="Cambria Math" w:hAnsi="Cambria Math" w:cs="Times New Roman"/>
                        <w:sz w:val="24"/>
                        <w:szCs w:val="24"/>
                      </w:rPr>
                      <m:t>A1</m:t>
                    </m:r>
                  </m:e>
                </m:bar>
              </m:oMath>
            </m:oMathPara>
          </w:p>
        </w:tc>
        <w:tc>
          <w:tcPr>
            <w:tcW w:w="832" w:type="pct"/>
          </w:tcPr>
          <w:p w14:paraId="7F0218F1" w14:textId="77777777" w:rsidR="00D572D9" w:rsidRDefault="001B71DA">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m:oMathPara>
              <m:oMath>
                <m:bar>
                  <m:barPr>
                    <m:pos m:val="top"/>
                    <m:ctrlPr>
                      <w:rPr>
                        <w:rFonts w:ascii="Cambria Math" w:eastAsiaTheme="minorHAnsi" w:hAnsi="Cambria Math" w:cs="Times New Roman"/>
                        <w:i/>
                        <w:color w:val="auto"/>
                        <w:sz w:val="24"/>
                        <w:szCs w:val="24"/>
                        <w:lang w:eastAsia="en-US"/>
                      </w:rPr>
                    </m:ctrlPr>
                  </m:barPr>
                  <m:e>
                    <m:r>
                      <w:rPr>
                        <w:rFonts w:ascii="Cambria Math" w:hAnsi="Cambria Math" w:cs="Times New Roman"/>
                        <w:sz w:val="24"/>
                        <w:szCs w:val="24"/>
                      </w:rPr>
                      <m:t>A0</m:t>
                    </m:r>
                  </m:e>
                </m:bar>
              </m:oMath>
            </m:oMathPara>
          </w:p>
        </w:tc>
        <w:tc>
          <w:tcPr>
            <w:tcW w:w="833" w:type="pct"/>
          </w:tcPr>
          <w:p w14:paraId="0E83C2A6" w14:textId="77777777" w:rsidR="00D572D9" w:rsidRDefault="001B71DA" w:rsidP="00D626DE">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m:oMathPara>
              <m:oMath>
                <m:d>
                  <m:dPr>
                    <m:ctrlPr>
                      <w:rPr>
                        <w:rFonts w:ascii="Cambria Math" w:eastAsiaTheme="minorHAnsi" w:hAnsi="Cambria Math" w:cs="Times New Roman"/>
                        <w:i/>
                        <w:color w:val="auto"/>
                        <w:sz w:val="24"/>
                        <w:szCs w:val="24"/>
                        <w:lang w:eastAsia="en-US"/>
                      </w:rPr>
                    </m:ctrlPr>
                  </m:dPr>
                  <m:e>
                    <m:bar>
                      <m:barPr>
                        <m:pos m:val="top"/>
                        <m:ctrlPr>
                          <w:rPr>
                            <w:rFonts w:ascii="Cambria Math" w:eastAsiaTheme="minorHAnsi" w:hAnsi="Cambria Math" w:cs="Times New Roman"/>
                            <w:i/>
                            <w:color w:val="auto"/>
                            <w:sz w:val="24"/>
                            <w:szCs w:val="24"/>
                            <w:lang w:eastAsia="en-US"/>
                          </w:rPr>
                        </m:ctrlPr>
                      </m:barPr>
                      <m:e>
                        <m:r>
                          <w:rPr>
                            <w:rFonts w:ascii="Cambria Math" w:hAnsi="Cambria Math" w:cs="Times New Roman"/>
                            <w:sz w:val="24"/>
                            <w:szCs w:val="24"/>
                          </w:rPr>
                          <m:t>WR</m:t>
                        </m:r>
                      </m:e>
                    </m:bar>
                  </m:e>
                </m:d>
              </m:oMath>
            </m:oMathPara>
          </w:p>
        </w:tc>
        <w:tc>
          <w:tcPr>
            <w:tcW w:w="764" w:type="pct"/>
          </w:tcPr>
          <w:p w14:paraId="6FCF1FC3" w14:textId="77777777" w:rsidR="00D572D9" w:rsidRDefault="001B71DA">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m:oMathPara>
              <m:oMath>
                <m:d>
                  <m:dPr>
                    <m:ctrlPr>
                      <w:rPr>
                        <w:rFonts w:ascii="Cambria Math" w:eastAsiaTheme="minorEastAsia" w:hAnsi="Cambria Math"/>
                        <w:i/>
                        <w:color w:val="000000"/>
                      </w:rPr>
                    </m:ctrlPr>
                  </m:dPr>
                  <m:e>
                    <m:bar>
                      <m:barPr>
                        <m:pos m:val="top"/>
                        <m:ctrlPr>
                          <w:rPr>
                            <w:rFonts w:ascii="Cambria Math" w:eastAsiaTheme="minorEastAsia" w:hAnsi="Cambria Math"/>
                            <w:i/>
                            <w:color w:val="000000"/>
                          </w:rPr>
                        </m:ctrlPr>
                      </m:barPr>
                      <m:e>
                        <m:bar>
                          <m:barPr>
                            <m:pos m:val="top"/>
                            <m:ctrlPr>
                              <w:rPr>
                                <w:rFonts w:ascii="Cambria Math" w:eastAsiaTheme="minorEastAsia" w:hAnsi="Cambria Math" w:cs="Times New Roman"/>
                                <w:i/>
                                <w:color w:val="auto"/>
                                <w:sz w:val="24"/>
                                <w:szCs w:val="24"/>
                                <w:lang w:eastAsia="en-US"/>
                              </w:rPr>
                            </m:ctrlPr>
                          </m:barPr>
                          <m:e>
                            <m:r>
                              <w:rPr>
                                <w:rFonts w:ascii="Cambria Math" w:hAnsi="Cambria Math" w:cs="Times New Roman"/>
                                <w:sz w:val="24"/>
                                <w:szCs w:val="24"/>
                              </w:rPr>
                              <m:t>RD</m:t>
                            </m:r>
                          </m:e>
                        </m:bar>
                      </m:e>
                    </m:bar>
                  </m:e>
                </m:d>
              </m:oMath>
            </m:oMathPara>
          </w:p>
        </w:tc>
      </w:tr>
      <w:tr w:rsidR="001B2645" w14:paraId="2743A331" w14:textId="77777777" w:rsidTr="001B2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pct"/>
            <w:noWrap/>
          </w:tcPr>
          <w:p w14:paraId="0ECE4CD1" w14:textId="77777777" w:rsidR="001B2645" w:rsidRDefault="001B2645">
            <w:pPr>
              <w:rPr>
                <w:rFonts w:eastAsiaTheme="minorEastAsia"/>
                <w:color w:val="000000"/>
                <w:lang w:val="es-ES"/>
              </w:rPr>
            </w:pPr>
            <w:r>
              <w:rPr>
                <w:rFonts w:eastAsiaTheme="minorEastAsia"/>
                <w:color w:val="000000"/>
                <w:lang w:val="es-ES"/>
              </w:rPr>
              <w:t>Entradas a AND</w:t>
            </w:r>
          </w:p>
        </w:tc>
        <w:tc>
          <w:tcPr>
            <w:tcW w:w="4090" w:type="pct"/>
            <w:gridSpan w:val="5"/>
            <w:vMerge w:val="restart"/>
          </w:tcPr>
          <w:p w14:paraId="1B65B0FD" w14:textId="77777777" w:rsidR="001B2645" w:rsidRPr="006264B2" w:rsidRDefault="001B2645" w:rsidP="00256FF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Theme="minorHAnsi" w:eastAsiaTheme="minorEastAsia" w:hAnsiTheme="minorHAnsi" w:cstheme="minorBidi"/>
                <w:color w:val="000000"/>
                <w:lang w:val="es-ES"/>
              </w:rPr>
              <w:t>A12*</w:t>
            </w:r>
            <m:oMath>
              <m:bar>
                <m:barPr>
                  <m:pos m:val="top"/>
                  <m:ctrlPr>
                    <w:rPr>
                      <w:rFonts w:ascii="Cambria Math" w:eastAsiaTheme="minorEastAsia" w:hAnsi="Cambria Math" w:cstheme="minorBidi"/>
                      <w:i/>
                      <w:color w:val="000000"/>
                      <w:lang w:val="es-ES"/>
                    </w:rPr>
                  </m:ctrlPr>
                </m:barPr>
                <m:e>
                  <m:r>
                    <w:rPr>
                      <w:rFonts w:ascii="Cambria Math" w:hAnsi="Cambria Math"/>
                      <w:color w:val="000000"/>
                      <w:lang w:val="es-ES"/>
                    </w:rPr>
                    <m:t>A1</m:t>
                  </m:r>
                </m:e>
              </m:bar>
            </m:oMath>
            <w:r>
              <w:rPr>
                <w:rFonts w:asciiTheme="minorHAnsi" w:eastAsiaTheme="minorEastAsia" w:hAnsiTheme="minorHAnsi" w:cstheme="minorBidi"/>
                <w:color w:val="000000"/>
                <w:lang w:val="es-ES"/>
              </w:rPr>
              <w:t>*</w:t>
            </w:r>
            <m:oMath>
              <m:bar>
                <m:barPr>
                  <m:pos m:val="top"/>
                  <m:ctrlPr>
                    <w:rPr>
                      <w:rFonts w:ascii="Cambria Math" w:eastAsiaTheme="minorEastAsia" w:hAnsi="Cambria Math" w:cstheme="minorBidi"/>
                      <w:i/>
                      <w:color w:val="000000"/>
                      <w:lang w:val="es-ES"/>
                    </w:rPr>
                  </m:ctrlPr>
                </m:barPr>
                <m:e>
                  <m:r>
                    <w:rPr>
                      <w:rFonts w:ascii="Cambria Math" w:hAnsi="Cambria Math"/>
                      <w:color w:val="000000"/>
                      <w:lang w:val="es-ES"/>
                    </w:rPr>
                    <m:t>A0</m:t>
                  </m:r>
                </m:e>
              </m:bar>
            </m:oMath>
            <w:r>
              <w:rPr>
                <w:rFonts w:asciiTheme="minorHAnsi" w:eastAsiaTheme="minorEastAsia" w:hAnsiTheme="minorHAnsi" w:cstheme="minorBidi"/>
                <w:color w:val="000000"/>
                <w:lang w:val="es-ES"/>
              </w:rPr>
              <w:t xml:space="preserve"> *</w:t>
            </w:r>
            <m:oMath>
              <m:d>
                <m:dPr>
                  <m:ctrlPr>
                    <w:rPr>
                      <w:rFonts w:ascii="Cambria Math" w:eastAsiaTheme="minorEastAsia" w:hAnsi="Cambria Math" w:cstheme="minorBidi"/>
                      <w:i/>
                      <w:color w:val="000000"/>
                      <w:lang w:val="es-ES"/>
                    </w:rPr>
                  </m:ctrlPr>
                </m:dPr>
                <m:e>
                  <m:bar>
                    <m:barPr>
                      <m:pos m:val="top"/>
                      <m:ctrlPr>
                        <w:rPr>
                          <w:rFonts w:ascii="Cambria Math" w:eastAsiaTheme="minorEastAsia" w:hAnsi="Cambria Math" w:cstheme="minorBidi"/>
                          <w:i/>
                          <w:color w:val="000000"/>
                          <w:lang w:val="es-ES"/>
                        </w:rPr>
                      </m:ctrlPr>
                    </m:barPr>
                    <m:e>
                      <m:r>
                        <w:rPr>
                          <w:rFonts w:ascii="Cambria Math" w:eastAsiaTheme="minorEastAsia" w:hAnsi="Cambria Math" w:cstheme="minorBidi"/>
                          <w:color w:val="000000"/>
                          <w:lang w:val="es-ES"/>
                        </w:rPr>
                        <m:t>WR</m:t>
                      </m:r>
                    </m:e>
                  </m:bar>
                </m:e>
              </m:d>
            </m:oMath>
            <w:r w:rsidR="002E29CA">
              <w:rPr>
                <w:rFonts w:asciiTheme="minorHAnsi" w:eastAsiaTheme="minorEastAsia" w:hAnsiTheme="minorHAnsi" w:cstheme="minorBidi"/>
                <w:color w:val="000000"/>
                <w:lang w:val="es-ES"/>
              </w:rPr>
              <w:t xml:space="preserve"> *</w:t>
            </w:r>
            <m:oMath>
              <m:d>
                <m:dPr>
                  <m:ctrlPr>
                    <w:rPr>
                      <w:rFonts w:ascii="Cambria Math" w:eastAsiaTheme="minorEastAsia" w:hAnsi="Cambria Math" w:cstheme="minorBidi"/>
                      <w:i/>
                      <w:color w:val="000000"/>
                      <w:lang w:val="es-ES"/>
                    </w:rPr>
                  </m:ctrlPr>
                </m:dPr>
                <m:e>
                  <m:bar>
                    <m:barPr>
                      <m:pos m:val="top"/>
                      <m:ctrlPr>
                        <w:rPr>
                          <w:rFonts w:ascii="Cambria Math" w:eastAsiaTheme="minorEastAsia" w:hAnsi="Cambria Math" w:cstheme="minorBidi"/>
                          <w:i/>
                          <w:color w:val="000000"/>
                          <w:lang w:val="es-ES"/>
                        </w:rPr>
                      </m:ctrlPr>
                    </m:barPr>
                    <m:e>
                      <m:bar>
                        <m:barPr>
                          <m:pos m:val="top"/>
                          <m:ctrlPr>
                            <w:rPr>
                              <w:rFonts w:ascii="Cambria Math" w:eastAsiaTheme="minorEastAsia" w:hAnsi="Cambria Math" w:cstheme="minorBidi"/>
                              <w:i/>
                              <w:color w:val="000000"/>
                              <w:lang w:val="es-ES"/>
                            </w:rPr>
                          </m:ctrlPr>
                        </m:barPr>
                        <m:e>
                          <m:r>
                            <w:rPr>
                              <w:rFonts w:ascii="Cambria Math" w:eastAsiaTheme="minorEastAsia" w:hAnsi="Cambria Math" w:cstheme="minorBidi"/>
                              <w:color w:val="000000"/>
                              <w:lang w:val="es-ES"/>
                            </w:rPr>
                            <m:t>RD</m:t>
                          </m:r>
                        </m:e>
                      </m:bar>
                    </m:e>
                  </m:bar>
                </m:e>
              </m:d>
            </m:oMath>
          </w:p>
        </w:tc>
      </w:tr>
      <w:tr w:rsidR="001B2645" w14:paraId="4D4C818A" w14:textId="77777777" w:rsidTr="001B2645">
        <w:tc>
          <w:tcPr>
            <w:cnfStyle w:val="001000000000" w:firstRow="0" w:lastRow="0" w:firstColumn="1" w:lastColumn="0" w:oddVBand="0" w:evenVBand="0" w:oddHBand="0" w:evenHBand="0" w:firstRowFirstColumn="0" w:firstRowLastColumn="0" w:lastRowFirstColumn="0" w:lastRowLastColumn="0"/>
            <w:tcW w:w="910" w:type="pct"/>
            <w:noWrap/>
          </w:tcPr>
          <w:p w14:paraId="68D85B00" w14:textId="77777777" w:rsidR="001B2645" w:rsidRDefault="001B2645">
            <w:pPr>
              <w:rPr>
                <w:rFonts w:eastAsiaTheme="minorEastAsia"/>
                <w:color w:val="000000"/>
                <w:lang w:val="es-ES"/>
              </w:rPr>
            </w:pPr>
          </w:p>
        </w:tc>
        <w:tc>
          <w:tcPr>
            <w:tcW w:w="4090" w:type="pct"/>
            <w:gridSpan w:val="5"/>
            <w:vMerge/>
          </w:tcPr>
          <w:p w14:paraId="4F2804C9" w14:textId="77777777" w:rsidR="001B2645" w:rsidRDefault="001B2645">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lang w:val="es-ES"/>
              </w:rPr>
            </w:pPr>
          </w:p>
        </w:tc>
      </w:tr>
    </w:tbl>
    <w:p w14:paraId="0B1261E7" w14:textId="77777777" w:rsidR="00DE06EF" w:rsidRDefault="00DE06EF" w:rsidP="00C3483A">
      <w:pPr>
        <w:jc w:val="both"/>
        <w:rPr>
          <w:rFonts w:ascii="Times New Roman" w:hAnsi="Times New Roman" w:cs="Times New Roman"/>
          <w:sz w:val="24"/>
          <w:szCs w:val="24"/>
        </w:rPr>
      </w:pPr>
    </w:p>
    <w:p w14:paraId="5B429B6E" w14:textId="77777777" w:rsidR="00DC7E26" w:rsidRDefault="00DC7E26" w:rsidP="00C3483A">
      <w:pPr>
        <w:jc w:val="both"/>
        <w:rPr>
          <w:rFonts w:ascii="Times New Roman" w:hAnsi="Times New Roman" w:cs="Times New Roman"/>
          <w:sz w:val="24"/>
          <w:szCs w:val="24"/>
        </w:rPr>
      </w:pPr>
    </w:p>
    <w:p w14:paraId="2551B3DD" w14:textId="77777777" w:rsidR="00DC7E26" w:rsidRDefault="00DC7E26" w:rsidP="00C3483A">
      <w:pPr>
        <w:jc w:val="both"/>
        <w:rPr>
          <w:rFonts w:ascii="Times New Roman" w:hAnsi="Times New Roman" w:cs="Times New Roman"/>
          <w:sz w:val="24"/>
          <w:szCs w:val="24"/>
        </w:rPr>
      </w:pPr>
      <w:r>
        <w:rPr>
          <w:rFonts w:ascii="Times New Roman" w:hAnsi="Times New Roman" w:cs="Times New Roman"/>
          <w:sz w:val="24"/>
          <w:szCs w:val="24"/>
        </w:rPr>
        <w:t xml:space="preserve">Para proceder a deducir la compuerta a través de minterminos (producto de las entradas) se tiene en cuenta que si hay un valor de 1 bajo la variable esta se representara </w:t>
      </w:r>
      <w:r w:rsidR="00E70A40">
        <w:rPr>
          <w:rFonts w:ascii="Times New Roman" w:hAnsi="Times New Roman" w:cs="Times New Roman"/>
          <w:sz w:val="24"/>
          <w:szCs w:val="24"/>
        </w:rPr>
        <w:t>con el mismo nombre de la variable si hay un cero bajo la variable se representara mediante el nombre de la variable negada al final el resultado es el producto de todas las entradas (AND)</w:t>
      </w:r>
      <w:r w:rsidR="00930744">
        <w:rPr>
          <w:rFonts w:ascii="Times New Roman" w:hAnsi="Times New Roman" w:cs="Times New Roman"/>
          <w:sz w:val="24"/>
          <w:szCs w:val="24"/>
        </w:rPr>
        <w:t xml:space="preserve"> com</w:t>
      </w:r>
      <w:r w:rsidR="005E4280">
        <w:rPr>
          <w:rFonts w:ascii="Times New Roman" w:hAnsi="Times New Roman" w:cs="Times New Roman"/>
          <w:sz w:val="24"/>
          <w:szCs w:val="24"/>
        </w:rPr>
        <w:t>o</w:t>
      </w:r>
      <w:r w:rsidR="00930744">
        <w:rPr>
          <w:rFonts w:ascii="Times New Roman" w:hAnsi="Times New Roman" w:cs="Times New Roman"/>
          <w:sz w:val="24"/>
          <w:szCs w:val="24"/>
        </w:rPr>
        <w:t xml:space="preserve"> se observa en la misma tabla y sustentado en la figura 5.</w:t>
      </w:r>
    </w:p>
    <w:p w14:paraId="4A6DE426" w14:textId="77777777" w:rsidR="004E7FFD" w:rsidRDefault="004E7FFD" w:rsidP="00C3483A">
      <w:pPr>
        <w:jc w:val="both"/>
        <w:rPr>
          <w:rFonts w:ascii="Times New Roman" w:hAnsi="Times New Roman" w:cs="Times New Roman"/>
          <w:sz w:val="24"/>
          <w:szCs w:val="24"/>
        </w:rPr>
      </w:pPr>
    </w:p>
    <w:p w14:paraId="74D66EDA" w14:textId="77777777" w:rsidR="004E7FFD" w:rsidRDefault="004E7FFD" w:rsidP="00C3483A">
      <w:pPr>
        <w:jc w:val="both"/>
        <w:rPr>
          <w:rFonts w:ascii="Times New Roman" w:hAnsi="Times New Roman" w:cs="Times New Roman"/>
          <w:sz w:val="24"/>
          <w:szCs w:val="24"/>
        </w:rPr>
      </w:pPr>
      <w:r>
        <w:rPr>
          <w:rFonts w:ascii="Times New Roman" w:hAnsi="Times New Roman" w:cs="Times New Roman"/>
          <w:sz w:val="24"/>
          <w:szCs w:val="24"/>
        </w:rPr>
        <w:t>Las demás direcciones sustentaron de igual forma la selección de las compuertas como se muestra en la siguiente tabla</w:t>
      </w:r>
      <w:r w:rsidR="00653E04">
        <w:rPr>
          <w:rFonts w:ascii="Times New Roman" w:hAnsi="Times New Roman" w:cs="Times New Roman"/>
          <w:sz w:val="24"/>
          <w:szCs w:val="24"/>
        </w:rPr>
        <w:t>.2.</w:t>
      </w:r>
    </w:p>
    <w:p w14:paraId="6167945C" w14:textId="77777777" w:rsidR="00653E04" w:rsidRPr="00653E04" w:rsidRDefault="00653E04" w:rsidP="00653E04">
      <w:pPr>
        <w:jc w:val="center"/>
        <w:rPr>
          <w:rFonts w:ascii="Times New Roman" w:hAnsi="Times New Roman" w:cs="Times New Roman"/>
        </w:rPr>
      </w:pPr>
      <w:r w:rsidRPr="00F1074D">
        <w:rPr>
          <w:rFonts w:ascii="Times New Roman" w:hAnsi="Times New Roman" w:cs="Times New Roman"/>
        </w:rPr>
        <w:t xml:space="preserve">Tabla1. </w:t>
      </w:r>
      <w:r>
        <w:rPr>
          <w:rFonts w:ascii="Times New Roman" w:hAnsi="Times New Roman" w:cs="Times New Roman"/>
        </w:rPr>
        <w:t>Direcciones de acceso y de deducción de compuertas de control.</w:t>
      </w:r>
    </w:p>
    <w:tbl>
      <w:tblPr>
        <w:tblStyle w:val="Listamedia2-nfasis1"/>
        <w:tblW w:w="5000" w:type="pct"/>
        <w:tblLook w:val="04A0" w:firstRow="1" w:lastRow="0" w:firstColumn="1" w:lastColumn="0" w:noHBand="0" w:noVBand="1"/>
      </w:tblPr>
      <w:tblGrid>
        <w:gridCol w:w="1648"/>
        <w:gridCol w:w="1503"/>
        <w:gridCol w:w="1505"/>
        <w:gridCol w:w="1507"/>
        <w:gridCol w:w="1508"/>
        <w:gridCol w:w="1383"/>
      </w:tblGrid>
      <w:tr w:rsidR="004E7FFD" w14:paraId="51AC1C4F" w14:textId="77777777" w:rsidTr="00DB1D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10" w:type="pct"/>
            <w:noWrap/>
          </w:tcPr>
          <w:p w14:paraId="5DB36E4D" w14:textId="77777777" w:rsidR="004E7FFD" w:rsidRDefault="004E7FFD" w:rsidP="00DB1D40">
            <w:pPr>
              <w:rPr>
                <w:rFonts w:asciiTheme="minorHAnsi" w:eastAsiaTheme="minorEastAsia" w:hAnsiTheme="minorHAnsi" w:cstheme="minorBidi"/>
                <w:color w:val="000000"/>
                <w:sz w:val="22"/>
                <w:szCs w:val="22"/>
              </w:rPr>
            </w:pPr>
          </w:p>
        </w:tc>
        <w:tc>
          <w:tcPr>
            <w:tcW w:w="830" w:type="pct"/>
          </w:tcPr>
          <w:p w14:paraId="479B7ADB" w14:textId="77777777" w:rsidR="004E7FFD" w:rsidRDefault="004E7FFD" w:rsidP="00DB1D4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lang w:val="es-ES"/>
              </w:rPr>
              <w:t>A12</w:t>
            </w:r>
          </w:p>
        </w:tc>
        <w:tc>
          <w:tcPr>
            <w:tcW w:w="831" w:type="pct"/>
          </w:tcPr>
          <w:p w14:paraId="32C4F934" w14:textId="77777777" w:rsidR="004E7FFD" w:rsidRDefault="004E7FFD" w:rsidP="00DB1D4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lang w:val="es-ES"/>
              </w:rPr>
              <w:t>A1</w:t>
            </w:r>
          </w:p>
        </w:tc>
        <w:tc>
          <w:tcPr>
            <w:tcW w:w="832" w:type="pct"/>
          </w:tcPr>
          <w:p w14:paraId="49990AF8" w14:textId="77777777" w:rsidR="004E7FFD" w:rsidRDefault="004E7FFD" w:rsidP="00DB1D4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A0</w:t>
            </w:r>
          </w:p>
        </w:tc>
        <w:tc>
          <w:tcPr>
            <w:tcW w:w="833" w:type="pct"/>
          </w:tcPr>
          <w:p w14:paraId="0F46A616" w14:textId="77777777" w:rsidR="004E7FFD" w:rsidRDefault="001B71DA" w:rsidP="00DB1D4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m:oMath>
              <m:bar>
                <m:barPr>
                  <m:pos m:val="top"/>
                  <m:ctrlPr>
                    <w:rPr>
                      <w:rFonts w:ascii="Cambria Math" w:eastAsiaTheme="minorHAnsi" w:hAnsi="Cambria Math" w:cs="Times New Roman"/>
                      <w:i/>
                      <w:color w:val="auto"/>
                      <w:lang w:eastAsia="en-US"/>
                    </w:rPr>
                  </m:ctrlPr>
                </m:barPr>
                <m:e>
                  <m:r>
                    <w:rPr>
                      <w:rFonts w:ascii="Cambria Math" w:hAnsi="Cambria Math" w:cs="Times New Roman"/>
                    </w:rPr>
                    <m:t>WR</m:t>
                  </m:r>
                </m:e>
              </m:bar>
            </m:oMath>
            <w:r w:rsidR="004E7FFD">
              <w:rPr>
                <w:rFonts w:ascii="Times New Roman" w:hAnsi="Times New Roman" w:cs="Times New Roman"/>
              </w:rPr>
              <w:t xml:space="preserve">  </w:t>
            </w:r>
          </w:p>
        </w:tc>
        <w:tc>
          <w:tcPr>
            <w:tcW w:w="764" w:type="pct"/>
          </w:tcPr>
          <w:p w14:paraId="245E533D" w14:textId="77777777" w:rsidR="004E7FFD" w:rsidRDefault="001B71DA" w:rsidP="00DB1D4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m:oMathPara>
              <m:oMath>
                <m:bar>
                  <m:barPr>
                    <m:pos m:val="top"/>
                    <m:ctrlPr>
                      <w:rPr>
                        <w:rFonts w:ascii="Cambria Math" w:eastAsiaTheme="minorEastAsia" w:hAnsi="Cambria Math" w:cs="Times New Roman"/>
                        <w:i/>
                        <w:color w:val="auto"/>
                        <w:lang w:eastAsia="en-US"/>
                      </w:rPr>
                    </m:ctrlPr>
                  </m:barPr>
                  <m:e>
                    <m:r>
                      <w:rPr>
                        <w:rFonts w:ascii="Cambria Math" w:hAnsi="Cambria Math" w:cs="Times New Roman"/>
                      </w:rPr>
                      <m:t>RD</m:t>
                    </m:r>
                  </m:e>
                </m:bar>
              </m:oMath>
            </m:oMathPara>
          </w:p>
        </w:tc>
      </w:tr>
      <w:tr w:rsidR="004E7FFD" w14:paraId="17A64538" w14:textId="77777777" w:rsidTr="00DB1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pct"/>
            <w:noWrap/>
          </w:tcPr>
          <w:p w14:paraId="52C6D1AC" w14:textId="77777777" w:rsidR="004E7FFD" w:rsidRDefault="00AC27CB" w:rsidP="00DB1D40">
            <w:pPr>
              <w:rPr>
                <w:rFonts w:asciiTheme="minorHAnsi" w:eastAsiaTheme="minorEastAsia" w:hAnsiTheme="minorHAnsi" w:cstheme="minorBidi"/>
                <w:color w:val="000000"/>
              </w:rPr>
            </w:pPr>
            <w:r>
              <w:rPr>
                <w:rFonts w:asciiTheme="minorHAnsi" w:eastAsiaTheme="minorEastAsia" w:hAnsiTheme="minorHAnsi" w:cstheme="minorBidi"/>
                <w:color w:val="000000"/>
                <w:lang w:val="es-ES"/>
              </w:rPr>
              <w:t>RD</w:t>
            </w:r>
            <w:r w:rsidR="007B04FD">
              <w:rPr>
                <w:rFonts w:asciiTheme="minorHAnsi" w:eastAsiaTheme="minorEastAsia" w:hAnsiTheme="minorHAnsi" w:cstheme="minorBidi"/>
                <w:color w:val="000000"/>
                <w:lang w:val="es-ES"/>
              </w:rPr>
              <w:t>x</w:t>
            </w:r>
          </w:p>
        </w:tc>
        <w:tc>
          <w:tcPr>
            <w:tcW w:w="830" w:type="pct"/>
          </w:tcPr>
          <w:p w14:paraId="30669E8F" w14:textId="77777777" w:rsidR="004E7FFD" w:rsidRDefault="004E7FFD" w:rsidP="00DB1D4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s-ES"/>
              </w:rPr>
              <w:t>1</w:t>
            </w:r>
          </w:p>
        </w:tc>
        <w:tc>
          <w:tcPr>
            <w:tcW w:w="831" w:type="pct"/>
          </w:tcPr>
          <w:p w14:paraId="6BDD9D14" w14:textId="77777777" w:rsidR="004E7FFD" w:rsidRDefault="00AC27CB" w:rsidP="00DB1D4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w:t>
            </w:r>
          </w:p>
        </w:tc>
        <w:tc>
          <w:tcPr>
            <w:tcW w:w="832" w:type="pct"/>
          </w:tcPr>
          <w:p w14:paraId="2FDFECE5" w14:textId="77777777" w:rsidR="004E7FFD" w:rsidRDefault="004E7FFD" w:rsidP="00DB1D4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w:t>
            </w:r>
          </w:p>
        </w:tc>
        <w:tc>
          <w:tcPr>
            <w:tcW w:w="833" w:type="pct"/>
          </w:tcPr>
          <w:p w14:paraId="3C8FE4EF" w14:textId="77777777" w:rsidR="004E7FFD" w:rsidRDefault="005E4280" w:rsidP="00DB1D4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w:t>
            </w:r>
          </w:p>
        </w:tc>
        <w:tc>
          <w:tcPr>
            <w:tcW w:w="764" w:type="pct"/>
          </w:tcPr>
          <w:p w14:paraId="774E7332" w14:textId="77777777" w:rsidR="004E7FFD" w:rsidRDefault="005E4280" w:rsidP="00DB1D4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w:t>
            </w:r>
          </w:p>
        </w:tc>
      </w:tr>
      <w:tr w:rsidR="004E7FFD" w14:paraId="3BF4264C" w14:textId="77777777" w:rsidTr="00DB1D40">
        <w:tc>
          <w:tcPr>
            <w:cnfStyle w:val="001000000000" w:firstRow="0" w:lastRow="0" w:firstColumn="1" w:lastColumn="0" w:oddVBand="0" w:evenVBand="0" w:oddHBand="0" w:evenHBand="0" w:firstRowFirstColumn="0" w:firstRowLastColumn="0" w:lastRowFirstColumn="0" w:lastRowLastColumn="0"/>
            <w:tcW w:w="910" w:type="pct"/>
            <w:noWrap/>
          </w:tcPr>
          <w:p w14:paraId="60BA3927" w14:textId="77777777" w:rsidR="004E7FFD" w:rsidRDefault="007B04FD" w:rsidP="00DB1D40">
            <w:pPr>
              <w:rPr>
                <w:rFonts w:eastAsiaTheme="minorEastAsia"/>
                <w:color w:val="000000"/>
                <w:lang w:val="es-ES"/>
              </w:rPr>
            </w:pPr>
            <w:r>
              <w:rPr>
                <w:rFonts w:eastAsiaTheme="minorEastAsia"/>
                <w:color w:val="000000"/>
                <w:lang w:val="es-ES"/>
              </w:rPr>
              <w:t>WDx</w:t>
            </w:r>
          </w:p>
        </w:tc>
        <w:tc>
          <w:tcPr>
            <w:tcW w:w="830" w:type="pct"/>
          </w:tcPr>
          <w:p w14:paraId="632F75C4" w14:textId="77777777" w:rsidR="004E7FFD" w:rsidRDefault="00E0388F" w:rsidP="00DB1D40">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lang w:val="es-ES"/>
              </w:rPr>
            </w:pPr>
            <w:r>
              <w:rPr>
                <w:rFonts w:eastAsiaTheme="minorEastAsia"/>
                <w:color w:val="000000"/>
                <w:lang w:val="es-ES"/>
              </w:rPr>
              <w:t>1</w:t>
            </w:r>
          </w:p>
        </w:tc>
        <w:tc>
          <w:tcPr>
            <w:tcW w:w="831" w:type="pct"/>
          </w:tcPr>
          <w:p w14:paraId="2EC5CFEC" w14:textId="77777777" w:rsidR="004E7FFD" w:rsidRDefault="00E0388F" w:rsidP="00DB1D40">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w:r>
              <w:rPr>
                <w:rFonts w:eastAsiaTheme="minorEastAsia"/>
                <w:color w:val="000000"/>
              </w:rPr>
              <w:t>0</w:t>
            </w:r>
          </w:p>
        </w:tc>
        <w:tc>
          <w:tcPr>
            <w:tcW w:w="832" w:type="pct"/>
          </w:tcPr>
          <w:p w14:paraId="75C663E7" w14:textId="77777777" w:rsidR="004E7FFD" w:rsidRDefault="00E0388F" w:rsidP="00DB1D40">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w:r>
              <w:rPr>
                <w:rFonts w:eastAsiaTheme="minorEastAsia"/>
                <w:color w:val="000000"/>
              </w:rPr>
              <w:t>0</w:t>
            </w:r>
          </w:p>
        </w:tc>
        <w:tc>
          <w:tcPr>
            <w:tcW w:w="833" w:type="pct"/>
          </w:tcPr>
          <w:p w14:paraId="56F38695" w14:textId="77777777" w:rsidR="004E7FFD" w:rsidRDefault="00E0388F" w:rsidP="00DB1D40">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w:r>
              <w:rPr>
                <w:rFonts w:eastAsiaTheme="minorEastAsia"/>
                <w:color w:val="000000"/>
              </w:rPr>
              <w:t>0</w:t>
            </w:r>
          </w:p>
        </w:tc>
        <w:tc>
          <w:tcPr>
            <w:tcW w:w="764" w:type="pct"/>
          </w:tcPr>
          <w:p w14:paraId="577EF119" w14:textId="77777777" w:rsidR="004E7FFD" w:rsidRDefault="00E0388F" w:rsidP="00DB1D40">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m:oMathPara>
              <m:oMath>
                <m:r>
                  <w:rPr>
                    <w:rFonts w:ascii="Cambria Math" w:eastAsiaTheme="minorEastAsia" w:hAnsi="Cambria Math" w:cs="Times New Roman"/>
                    <w:color w:val="auto"/>
                    <w:sz w:val="24"/>
                    <w:szCs w:val="24"/>
                    <w:lang w:eastAsia="en-US"/>
                  </w:rPr>
                  <m:t>1</m:t>
                </m:r>
              </m:oMath>
            </m:oMathPara>
          </w:p>
        </w:tc>
      </w:tr>
      <w:tr w:rsidR="007B04FD" w14:paraId="55F97E61" w14:textId="77777777" w:rsidTr="00DB1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pct"/>
            <w:noWrap/>
          </w:tcPr>
          <w:p w14:paraId="206DFFC3" w14:textId="77777777" w:rsidR="007B04FD" w:rsidRDefault="007B04FD" w:rsidP="00DB1D40">
            <w:pPr>
              <w:rPr>
                <w:rFonts w:eastAsiaTheme="minorEastAsia"/>
                <w:color w:val="000000"/>
                <w:lang w:val="es-ES"/>
              </w:rPr>
            </w:pPr>
            <w:r>
              <w:rPr>
                <w:rFonts w:eastAsiaTheme="minorEastAsia"/>
                <w:color w:val="000000"/>
                <w:lang w:val="es-ES"/>
              </w:rPr>
              <w:t>RRx</w:t>
            </w:r>
          </w:p>
        </w:tc>
        <w:tc>
          <w:tcPr>
            <w:tcW w:w="830" w:type="pct"/>
          </w:tcPr>
          <w:p w14:paraId="36F9A0A0" w14:textId="77777777" w:rsidR="007B04FD" w:rsidRDefault="005E4280" w:rsidP="00DB1D40">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lang w:val="es-ES"/>
              </w:rPr>
            </w:pPr>
            <w:r>
              <w:rPr>
                <w:rFonts w:eastAsiaTheme="minorEastAsia"/>
                <w:color w:val="000000"/>
                <w:lang w:val="es-ES"/>
              </w:rPr>
              <w:t>1</w:t>
            </w:r>
          </w:p>
        </w:tc>
        <w:tc>
          <w:tcPr>
            <w:tcW w:w="831" w:type="pct"/>
          </w:tcPr>
          <w:p w14:paraId="2193EA3A" w14:textId="77777777" w:rsidR="007B04FD" w:rsidRPr="00565233" w:rsidRDefault="005E4280"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0</w:t>
            </w:r>
          </w:p>
        </w:tc>
        <w:tc>
          <w:tcPr>
            <w:tcW w:w="832" w:type="pct"/>
          </w:tcPr>
          <w:p w14:paraId="428D6D37" w14:textId="77777777" w:rsidR="007B04FD" w:rsidRPr="00565233" w:rsidRDefault="005E4280"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1</w:t>
            </w:r>
          </w:p>
        </w:tc>
        <w:tc>
          <w:tcPr>
            <w:tcW w:w="833" w:type="pct"/>
          </w:tcPr>
          <w:p w14:paraId="46A3AF05" w14:textId="77777777" w:rsidR="007B04FD" w:rsidRPr="00565233" w:rsidRDefault="005E4280"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1</w:t>
            </w:r>
          </w:p>
        </w:tc>
        <w:tc>
          <w:tcPr>
            <w:tcW w:w="764" w:type="pct"/>
          </w:tcPr>
          <w:p w14:paraId="107E3D11" w14:textId="77777777" w:rsidR="007B04FD" w:rsidRPr="006264B2" w:rsidRDefault="005E4280"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0</w:t>
            </w:r>
          </w:p>
        </w:tc>
      </w:tr>
      <w:tr w:rsidR="007B04FD" w14:paraId="78F32FCD" w14:textId="77777777" w:rsidTr="00DB1D40">
        <w:tc>
          <w:tcPr>
            <w:cnfStyle w:val="001000000000" w:firstRow="0" w:lastRow="0" w:firstColumn="1" w:lastColumn="0" w:oddVBand="0" w:evenVBand="0" w:oddHBand="0" w:evenHBand="0" w:firstRowFirstColumn="0" w:firstRowLastColumn="0" w:lastRowFirstColumn="0" w:lastRowLastColumn="0"/>
            <w:tcW w:w="910" w:type="pct"/>
            <w:noWrap/>
          </w:tcPr>
          <w:p w14:paraId="5F723AD5" w14:textId="77777777" w:rsidR="007B04FD" w:rsidRDefault="007B04FD" w:rsidP="00DB1D40">
            <w:pPr>
              <w:rPr>
                <w:rFonts w:eastAsiaTheme="minorEastAsia"/>
                <w:color w:val="000000"/>
                <w:lang w:val="es-ES"/>
              </w:rPr>
            </w:pPr>
            <w:r>
              <w:rPr>
                <w:rFonts w:eastAsiaTheme="minorEastAsia"/>
                <w:color w:val="000000"/>
                <w:lang w:val="es-ES"/>
              </w:rPr>
              <w:t>WPX</w:t>
            </w:r>
          </w:p>
        </w:tc>
        <w:tc>
          <w:tcPr>
            <w:tcW w:w="830" w:type="pct"/>
          </w:tcPr>
          <w:p w14:paraId="3C47F74A" w14:textId="77777777" w:rsidR="007B04FD" w:rsidRDefault="00F83633" w:rsidP="00DB1D40">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lang w:val="es-ES"/>
              </w:rPr>
            </w:pPr>
            <w:r>
              <w:rPr>
                <w:rFonts w:eastAsiaTheme="minorEastAsia"/>
                <w:color w:val="000000"/>
                <w:lang w:val="es-ES"/>
              </w:rPr>
              <w:t>1</w:t>
            </w:r>
          </w:p>
        </w:tc>
        <w:tc>
          <w:tcPr>
            <w:tcW w:w="831" w:type="pct"/>
          </w:tcPr>
          <w:p w14:paraId="2FE699AA" w14:textId="77777777" w:rsidR="007B04FD" w:rsidRPr="00565233" w:rsidRDefault="00F83633" w:rsidP="00DB1D40">
            <w:pPr>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0</w:t>
            </w:r>
          </w:p>
        </w:tc>
        <w:tc>
          <w:tcPr>
            <w:tcW w:w="832" w:type="pct"/>
          </w:tcPr>
          <w:p w14:paraId="3CA1E90C" w14:textId="77777777" w:rsidR="007B04FD" w:rsidRPr="00565233" w:rsidRDefault="00F83633" w:rsidP="00DB1D40">
            <w:pPr>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1</w:t>
            </w:r>
          </w:p>
        </w:tc>
        <w:tc>
          <w:tcPr>
            <w:tcW w:w="833" w:type="pct"/>
          </w:tcPr>
          <w:p w14:paraId="2A76467B" w14:textId="77777777" w:rsidR="007B04FD" w:rsidRPr="00565233" w:rsidRDefault="00F83633" w:rsidP="00DB1D40">
            <w:pPr>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0</w:t>
            </w:r>
          </w:p>
        </w:tc>
        <w:tc>
          <w:tcPr>
            <w:tcW w:w="764" w:type="pct"/>
          </w:tcPr>
          <w:p w14:paraId="167A9D59" w14:textId="77777777" w:rsidR="007B04FD" w:rsidRPr="006264B2" w:rsidRDefault="00F83633" w:rsidP="00DB1D40">
            <w:pPr>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1</w:t>
            </w:r>
          </w:p>
        </w:tc>
      </w:tr>
      <w:tr w:rsidR="007B04FD" w14:paraId="18474589" w14:textId="77777777" w:rsidTr="00DB1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pct"/>
            <w:noWrap/>
          </w:tcPr>
          <w:p w14:paraId="247DCED3" w14:textId="77777777" w:rsidR="007B04FD" w:rsidRDefault="00AC27CB" w:rsidP="00DB1D40">
            <w:pPr>
              <w:rPr>
                <w:rFonts w:eastAsiaTheme="minorEastAsia"/>
                <w:color w:val="000000"/>
                <w:lang w:val="es-ES"/>
              </w:rPr>
            </w:pPr>
            <w:r>
              <w:rPr>
                <w:rFonts w:eastAsiaTheme="minorEastAsia"/>
                <w:color w:val="000000"/>
                <w:lang w:val="es-ES"/>
              </w:rPr>
              <w:t>RPX</w:t>
            </w:r>
          </w:p>
        </w:tc>
        <w:tc>
          <w:tcPr>
            <w:tcW w:w="830" w:type="pct"/>
          </w:tcPr>
          <w:p w14:paraId="0974382B" w14:textId="77777777" w:rsidR="007B04FD" w:rsidRDefault="00F83633" w:rsidP="00DB1D40">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lang w:val="es-ES"/>
              </w:rPr>
            </w:pPr>
            <w:r>
              <w:rPr>
                <w:rFonts w:eastAsiaTheme="minorEastAsia"/>
                <w:color w:val="000000"/>
                <w:lang w:val="es-ES"/>
              </w:rPr>
              <w:t>1</w:t>
            </w:r>
          </w:p>
        </w:tc>
        <w:tc>
          <w:tcPr>
            <w:tcW w:w="831" w:type="pct"/>
          </w:tcPr>
          <w:p w14:paraId="4A9B6FFC" w14:textId="77777777" w:rsidR="007B04FD" w:rsidRPr="00565233" w:rsidRDefault="00F83633"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1</w:t>
            </w:r>
          </w:p>
        </w:tc>
        <w:tc>
          <w:tcPr>
            <w:tcW w:w="832" w:type="pct"/>
          </w:tcPr>
          <w:p w14:paraId="4823F063" w14:textId="77777777" w:rsidR="007B04FD" w:rsidRPr="00565233" w:rsidRDefault="00F83633"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0</w:t>
            </w:r>
          </w:p>
        </w:tc>
        <w:tc>
          <w:tcPr>
            <w:tcW w:w="833" w:type="pct"/>
          </w:tcPr>
          <w:p w14:paraId="25C9D7A3" w14:textId="77777777" w:rsidR="007B04FD" w:rsidRPr="00565233" w:rsidRDefault="00F83633"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1</w:t>
            </w:r>
          </w:p>
        </w:tc>
        <w:tc>
          <w:tcPr>
            <w:tcW w:w="764" w:type="pct"/>
          </w:tcPr>
          <w:p w14:paraId="4B62619B" w14:textId="77777777" w:rsidR="007B04FD" w:rsidRPr="006264B2" w:rsidRDefault="00F83633"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0</w:t>
            </w:r>
          </w:p>
        </w:tc>
      </w:tr>
    </w:tbl>
    <w:p w14:paraId="01436487" w14:textId="77777777" w:rsidR="004E7FFD" w:rsidRDefault="004E7FFD" w:rsidP="00C3483A">
      <w:pPr>
        <w:jc w:val="both"/>
        <w:rPr>
          <w:rFonts w:ascii="Times New Roman" w:hAnsi="Times New Roman" w:cs="Times New Roman"/>
          <w:sz w:val="24"/>
          <w:szCs w:val="24"/>
        </w:rPr>
      </w:pPr>
    </w:p>
    <w:p w14:paraId="117434A9" w14:textId="77777777" w:rsidR="00CB4E4B" w:rsidRDefault="00CB4E4B" w:rsidP="00C3483A">
      <w:pPr>
        <w:jc w:val="both"/>
        <w:rPr>
          <w:rFonts w:ascii="Times New Roman" w:hAnsi="Times New Roman" w:cs="Times New Roman"/>
          <w:sz w:val="24"/>
          <w:szCs w:val="24"/>
        </w:rPr>
      </w:pPr>
      <w:r>
        <w:rPr>
          <w:rFonts w:ascii="Times New Roman" w:hAnsi="Times New Roman" w:cs="Times New Roman"/>
          <w:sz w:val="24"/>
          <w:szCs w:val="24"/>
        </w:rPr>
        <w:t>Las demás compuertas se sacaron de la misma manera que</w:t>
      </w:r>
      <w:r w:rsidR="00AC27CB">
        <w:rPr>
          <w:rFonts w:ascii="Times New Roman" w:hAnsi="Times New Roman" w:cs="Times New Roman"/>
          <w:sz w:val="24"/>
          <w:szCs w:val="24"/>
        </w:rPr>
        <w:t xml:space="preserve"> la explicada en la tab</w:t>
      </w:r>
      <w:r>
        <w:rPr>
          <w:rFonts w:ascii="Times New Roman" w:hAnsi="Times New Roman" w:cs="Times New Roman"/>
          <w:sz w:val="24"/>
          <w:szCs w:val="24"/>
        </w:rPr>
        <w:t>l</w:t>
      </w:r>
      <w:r w:rsidR="00AC27CB">
        <w:rPr>
          <w:rFonts w:ascii="Times New Roman" w:hAnsi="Times New Roman" w:cs="Times New Roman"/>
          <w:sz w:val="24"/>
          <w:szCs w:val="24"/>
        </w:rPr>
        <w:t>a</w:t>
      </w:r>
      <w:r>
        <w:rPr>
          <w:rFonts w:ascii="Times New Roman" w:hAnsi="Times New Roman" w:cs="Times New Roman"/>
          <w:sz w:val="24"/>
          <w:szCs w:val="24"/>
        </w:rPr>
        <w:t xml:space="preserve"> 1.</w:t>
      </w:r>
    </w:p>
    <w:p w14:paraId="3214F1EA" w14:textId="77777777" w:rsidR="00DE06EF" w:rsidRDefault="00DE06EF" w:rsidP="00C3483A">
      <w:pPr>
        <w:jc w:val="both"/>
        <w:rPr>
          <w:rFonts w:ascii="Times New Roman" w:hAnsi="Times New Roman" w:cs="Times New Roman"/>
          <w:sz w:val="24"/>
          <w:szCs w:val="24"/>
        </w:rPr>
      </w:pPr>
    </w:p>
    <w:p w14:paraId="68917E07" w14:textId="77777777" w:rsidR="002152BF" w:rsidRDefault="00BB0F1B" w:rsidP="00BB0F1B">
      <w:pPr>
        <w:jc w:val="center"/>
        <w:rPr>
          <w:rFonts w:ascii="Times New Roman" w:hAnsi="Times New Roman" w:cs="Times New Roman"/>
          <w:sz w:val="24"/>
          <w:szCs w:val="24"/>
        </w:rPr>
      </w:pPr>
      <w:r>
        <w:rPr>
          <w:noProof/>
          <w:lang w:eastAsia="es-CO"/>
        </w:rPr>
        <w:lastRenderedPageBreak/>
        <w:drawing>
          <wp:inline distT="0" distB="0" distL="0" distR="0" wp14:anchorId="7178EE25" wp14:editId="4754FE92">
            <wp:extent cx="5981864" cy="2238375"/>
            <wp:effectExtent l="190500" t="190500" r="190500" b="1809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568" t="52224" r="15818" b="12759"/>
                    <a:stretch/>
                  </pic:blipFill>
                  <pic:spPr bwMode="auto">
                    <a:xfrm>
                      <a:off x="0" y="0"/>
                      <a:ext cx="5999529" cy="22449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09CB6D6" w14:textId="77777777" w:rsidR="00BB0F1B" w:rsidRDefault="002C0841" w:rsidP="00BB0F1B">
      <w:pPr>
        <w:jc w:val="center"/>
        <w:rPr>
          <w:rFonts w:ascii="Times New Roman" w:hAnsi="Times New Roman" w:cs="Times New Roman"/>
          <w:sz w:val="24"/>
          <w:szCs w:val="24"/>
        </w:rPr>
      </w:pPr>
      <w:r>
        <w:rPr>
          <w:rFonts w:ascii="Times New Roman" w:hAnsi="Times New Roman" w:cs="Times New Roman"/>
          <w:sz w:val="24"/>
          <w:szCs w:val="24"/>
        </w:rPr>
        <w:t>Figura.5</w:t>
      </w:r>
      <w:r w:rsidR="00BB0F1B">
        <w:rPr>
          <w:rFonts w:ascii="Times New Roman" w:hAnsi="Times New Roman" w:cs="Times New Roman"/>
          <w:sz w:val="24"/>
          <w:szCs w:val="24"/>
        </w:rPr>
        <w:t xml:space="preserve">. compuerta de control para tristate  </w:t>
      </w:r>
    </w:p>
    <w:p w14:paraId="071EFB46" w14:textId="77777777" w:rsidR="004265C8" w:rsidRDefault="004265C8" w:rsidP="00BB0F1B">
      <w:pPr>
        <w:jc w:val="center"/>
        <w:rPr>
          <w:rFonts w:ascii="Times New Roman" w:hAnsi="Times New Roman" w:cs="Times New Roman"/>
          <w:sz w:val="24"/>
          <w:szCs w:val="24"/>
        </w:rPr>
      </w:pPr>
    </w:p>
    <w:p w14:paraId="4A9A6380" w14:textId="77777777" w:rsidR="004265C8" w:rsidRPr="00804DA5" w:rsidRDefault="004265C8" w:rsidP="00BB0F1B">
      <w:pPr>
        <w:jc w:val="center"/>
        <w:rPr>
          <w:rFonts w:ascii="Times New Roman" w:hAnsi="Times New Roman" w:cs="Times New Roman"/>
          <w:sz w:val="24"/>
          <w:szCs w:val="24"/>
        </w:rPr>
      </w:pPr>
    </w:p>
    <w:p w14:paraId="1FE812BF" w14:textId="77777777" w:rsidR="00B54CB5" w:rsidRPr="00804DA5" w:rsidRDefault="00B54CB5" w:rsidP="004E3F11">
      <w:pPr>
        <w:jc w:val="both"/>
        <w:rPr>
          <w:rFonts w:ascii="Times New Roman" w:hAnsi="Times New Roman" w:cs="Times New Roman"/>
          <w:sz w:val="24"/>
          <w:szCs w:val="24"/>
        </w:rPr>
      </w:pPr>
    </w:p>
    <w:p w14:paraId="2523FCC9" w14:textId="77777777" w:rsidR="00B54CB5" w:rsidRPr="00804DA5" w:rsidRDefault="00861145" w:rsidP="004E3F11">
      <w:pPr>
        <w:jc w:val="both"/>
        <w:rPr>
          <w:rFonts w:ascii="Times New Roman" w:hAnsi="Times New Roman" w:cs="Times New Roman"/>
          <w:sz w:val="24"/>
          <w:szCs w:val="24"/>
        </w:rPr>
      </w:pPr>
      <w:r>
        <w:rPr>
          <w:rFonts w:ascii="Times New Roman" w:hAnsi="Times New Roman" w:cs="Times New Roman"/>
          <w:sz w:val="24"/>
          <w:szCs w:val="24"/>
        </w:rPr>
        <w:t xml:space="preserve">De acuerdo a la descripción del párrafo anterior se planteó la compuerta de control para la terminal RDx la cual permite al procesador leer lo que haya en la salida del </w:t>
      </w:r>
      <w:r w:rsidR="001C31F9">
        <w:rPr>
          <w:rFonts w:ascii="Times New Roman" w:hAnsi="Times New Roman" w:cs="Times New Roman"/>
          <w:sz w:val="24"/>
          <w:szCs w:val="24"/>
        </w:rPr>
        <w:t xml:space="preserve">flip-flop (terminal Q del </w:t>
      </w:r>
      <w:r w:rsidR="00714613">
        <w:rPr>
          <w:rFonts w:ascii="Times New Roman" w:hAnsi="Times New Roman" w:cs="Times New Roman"/>
          <w:sz w:val="24"/>
          <w:szCs w:val="24"/>
        </w:rPr>
        <w:t>WDx)</w:t>
      </w:r>
    </w:p>
    <w:p w14:paraId="70A564DD" w14:textId="77777777" w:rsidR="00B54CB5" w:rsidRPr="00804DA5" w:rsidRDefault="00B54CB5" w:rsidP="004E3F11">
      <w:pPr>
        <w:jc w:val="both"/>
        <w:rPr>
          <w:rFonts w:ascii="Times New Roman" w:hAnsi="Times New Roman" w:cs="Times New Roman"/>
          <w:sz w:val="24"/>
          <w:szCs w:val="24"/>
        </w:rPr>
      </w:pPr>
    </w:p>
    <w:p w14:paraId="141B54D2" w14:textId="77777777" w:rsidR="00B54CB5" w:rsidRPr="00804DA5" w:rsidRDefault="00B54CB5" w:rsidP="004E3F11">
      <w:pPr>
        <w:jc w:val="both"/>
        <w:rPr>
          <w:rFonts w:ascii="Times New Roman" w:hAnsi="Times New Roman" w:cs="Times New Roman"/>
          <w:sz w:val="24"/>
          <w:szCs w:val="24"/>
        </w:rPr>
      </w:pPr>
    </w:p>
    <w:p w14:paraId="7791AA5E" w14:textId="77777777" w:rsidR="00B54CB5" w:rsidRPr="00804DA5" w:rsidRDefault="00B54CB5" w:rsidP="004E3F11">
      <w:pPr>
        <w:jc w:val="both"/>
        <w:rPr>
          <w:rFonts w:ascii="Times New Roman" w:hAnsi="Times New Roman" w:cs="Times New Roman"/>
          <w:sz w:val="24"/>
          <w:szCs w:val="24"/>
        </w:rPr>
      </w:pPr>
    </w:p>
    <w:p w14:paraId="2A41CD30" w14:textId="77777777" w:rsidR="005C263A" w:rsidRPr="00804DA5" w:rsidRDefault="00AF006D" w:rsidP="00CB18C5">
      <w:pPr>
        <w:jc w:val="center"/>
        <w:rPr>
          <w:rFonts w:ascii="Times New Roman" w:hAnsi="Times New Roman" w:cs="Times New Roman"/>
          <w:sz w:val="24"/>
          <w:szCs w:val="24"/>
        </w:rPr>
      </w:pPr>
      <w:r w:rsidRPr="00804DA5">
        <w:rPr>
          <w:rFonts w:ascii="Times New Roman" w:hAnsi="Times New Roman" w:cs="Times New Roman"/>
          <w:noProof/>
          <w:sz w:val="24"/>
          <w:szCs w:val="24"/>
          <w:lang w:eastAsia="es-CO"/>
        </w:rPr>
        <w:lastRenderedPageBreak/>
        <w:drawing>
          <wp:inline distT="0" distB="0" distL="0" distR="0" wp14:anchorId="22B70E11" wp14:editId="63A372A6">
            <wp:extent cx="5612130" cy="3727074"/>
            <wp:effectExtent l="190500" t="190500" r="198120" b="197485"/>
            <wp:docPr id="7" name="Imagen 7" descr="C:\Users\usuario\Desktop\12822916_1027172317345462_119722128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12822916_1027172317345462_1197221285_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727074"/>
                    </a:xfrm>
                    <a:prstGeom prst="rect">
                      <a:avLst/>
                    </a:prstGeom>
                    <a:ln>
                      <a:noFill/>
                    </a:ln>
                    <a:effectLst>
                      <a:outerShdw blurRad="190500" algn="tl" rotWithShape="0">
                        <a:srgbClr val="000000">
                          <a:alpha val="70000"/>
                        </a:srgbClr>
                      </a:outerShdw>
                    </a:effectLst>
                  </pic:spPr>
                </pic:pic>
              </a:graphicData>
            </a:graphic>
          </wp:inline>
        </w:drawing>
      </w:r>
    </w:p>
    <w:p w14:paraId="396979CA" w14:textId="77777777" w:rsidR="00AF006D" w:rsidRPr="00804DA5" w:rsidRDefault="00CB18C5" w:rsidP="00CB18C5">
      <w:pPr>
        <w:jc w:val="center"/>
        <w:rPr>
          <w:rFonts w:ascii="Times New Roman" w:hAnsi="Times New Roman" w:cs="Times New Roman"/>
          <w:sz w:val="24"/>
          <w:szCs w:val="24"/>
        </w:rPr>
      </w:pPr>
      <w:r>
        <w:rPr>
          <w:rFonts w:ascii="Times New Roman" w:hAnsi="Times New Roman" w:cs="Times New Roman"/>
          <w:sz w:val="24"/>
          <w:szCs w:val="24"/>
        </w:rPr>
        <w:t>Fig. 6</w:t>
      </w:r>
      <w:r w:rsidR="00AF006D" w:rsidRPr="00804DA5">
        <w:rPr>
          <w:rFonts w:ascii="Times New Roman" w:hAnsi="Times New Roman" w:cs="Times New Roman"/>
          <w:sz w:val="24"/>
          <w:szCs w:val="24"/>
        </w:rPr>
        <w:t xml:space="preserve"> Puerto E/S, estructura del componente.</w:t>
      </w:r>
    </w:p>
    <w:p w14:paraId="1E71FB93" w14:textId="77777777" w:rsidR="005C263A" w:rsidRPr="00804DA5" w:rsidRDefault="005C263A" w:rsidP="004E3F11">
      <w:pPr>
        <w:jc w:val="both"/>
        <w:rPr>
          <w:rFonts w:ascii="Times New Roman" w:hAnsi="Times New Roman" w:cs="Times New Roman"/>
          <w:sz w:val="24"/>
          <w:szCs w:val="24"/>
        </w:rPr>
      </w:pPr>
    </w:p>
    <w:p w14:paraId="15CCEAEE" w14:textId="77777777" w:rsidR="00B54CB5" w:rsidRPr="00804DA5" w:rsidRDefault="005C263A" w:rsidP="006733BD">
      <w:pPr>
        <w:pStyle w:val="Prrafodelista"/>
        <w:numPr>
          <w:ilvl w:val="0"/>
          <w:numId w:val="2"/>
        </w:numPr>
        <w:jc w:val="both"/>
        <w:rPr>
          <w:rFonts w:ascii="Times New Roman" w:hAnsi="Times New Roman" w:cs="Times New Roman"/>
          <w:sz w:val="24"/>
          <w:szCs w:val="24"/>
        </w:rPr>
      </w:pPr>
      <w:r w:rsidRPr="00804DA5">
        <w:rPr>
          <w:rFonts w:ascii="Times New Roman" w:hAnsi="Times New Roman" w:cs="Times New Roman"/>
          <w:sz w:val="24"/>
          <w:szCs w:val="24"/>
        </w:rPr>
        <w:t xml:space="preserve">El Schmitt trigger </w:t>
      </w:r>
      <w:r w:rsidR="00A368A1" w:rsidRPr="00804DA5">
        <w:rPr>
          <w:rFonts w:ascii="Times New Roman" w:hAnsi="Times New Roman" w:cs="Times New Roman"/>
          <w:sz w:val="24"/>
          <w:szCs w:val="24"/>
        </w:rPr>
        <w:t xml:space="preserve">rectifica la señal por medio de la </w:t>
      </w:r>
      <w:r w:rsidR="00A368A1" w:rsidRPr="00804DA5">
        <w:rPr>
          <w:rFonts w:ascii="Times New Roman" w:hAnsi="Times New Roman" w:cs="Times New Roman"/>
          <w:color w:val="000000"/>
          <w:sz w:val="24"/>
          <w:szCs w:val="24"/>
          <w:shd w:val="clear" w:color="auto" w:fill="FFFFFF"/>
        </w:rPr>
        <w:t>histéresis conservando el nivel lógico hasta que no haya un cambio muy brusco en ella. Esto previene el ruido presente que podría afectar a la señal original.</w:t>
      </w:r>
    </w:p>
    <w:p w14:paraId="715D6C99" w14:textId="77777777" w:rsidR="007060F1" w:rsidRPr="00804DA5" w:rsidRDefault="007060F1" w:rsidP="006733BD">
      <w:pPr>
        <w:pStyle w:val="Prrafodelista"/>
        <w:numPr>
          <w:ilvl w:val="0"/>
          <w:numId w:val="2"/>
        </w:numPr>
        <w:jc w:val="both"/>
        <w:rPr>
          <w:rFonts w:ascii="Times New Roman" w:hAnsi="Times New Roman" w:cs="Times New Roman"/>
          <w:sz w:val="24"/>
          <w:szCs w:val="24"/>
        </w:rPr>
      </w:pPr>
      <w:r w:rsidRPr="00804DA5">
        <w:rPr>
          <w:rFonts w:ascii="Times New Roman" w:hAnsi="Times New Roman" w:cs="Times New Roman"/>
          <w:sz w:val="24"/>
          <w:szCs w:val="24"/>
        </w:rPr>
        <w:t>Este tristate actua como un switch respecto al pin pxn, ya que hace que este actue como entrada o salida dependiendo de la señal logica recibida. Por ejemplo si el tristate recibe una señal en 0 quedará como switch abierto haciendo que el pin Pxn se convierta en entrada mientras que con una señal 1 seria todo lo contrario.</w:t>
      </w:r>
    </w:p>
    <w:p w14:paraId="281C1601" w14:textId="77777777" w:rsidR="00115713" w:rsidRPr="00804DA5" w:rsidRDefault="00115713" w:rsidP="006733BD">
      <w:pPr>
        <w:pStyle w:val="Prrafodelista"/>
        <w:numPr>
          <w:ilvl w:val="0"/>
          <w:numId w:val="2"/>
        </w:numPr>
        <w:jc w:val="both"/>
        <w:rPr>
          <w:rFonts w:ascii="Times New Roman" w:hAnsi="Times New Roman" w:cs="Times New Roman"/>
          <w:sz w:val="24"/>
          <w:szCs w:val="24"/>
        </w:rPr>
      </w:pPr>
      <w:r w:rsidRPr="00804DA5">
        <w:rPr>
          <w:rFonts w:ascii="Times New Roman" w:hAnsi="Times New Roman" w:cs="Times New Roman"/>
          <w:sz w:val="24"/>
          <w:szCs w:val="24"/>
        </w:rPr>
        <w:t>En cuanto a los pines RRx, RPx, RDx, WDx y WPx, estos controlan el manejo de datos en el registro de cada direccion, ya sea, almacenando datos u obteniendo una lectura de estos mismos.</w:t>
      </w:r>
    </w:p>
    <w:p w14:paraId="5884F7E8" w14:textId="77777777" w:rsidR="00F16608" w:rsidRPr="00804DA5" w:rsidRDefault="00115713" w:rsidP="006733BD">
      <w:pPr>
        <w:pStyle w:val="Prrafodelista"/>
        <w:jc w:val="both"/>
        <w:rPr>
          <w:rFonts w:ascii="Times New Roman" w:hAnsi="Times New Roman" w:cs="Times New Roman"/>
          <w:sz w:val="24"/>
          <w:szCs w:val="24"/>
        </w:rPr>
      </w:pPr>
      <w:r w:rsidRPr="00804DA5">
        <w:rPr>
          <w:rFonts w:ascii="Times New Roman" w:hAnsi="Times New Roman" w:cs="Times New Roman"/>
          <w:sz w:val="24"/>
          <w:szCs w:val="24"/>
        </w:rPr>
        <w:t>Los pines con la letra R son los encargados de hacer la lectura y los que tienen la letra W escribirían los datos.</w:t>
      </w:r>
    </w:p>
    <w:p w14:paraId="00276D6E" w14:textId="77777777" w:rsidR="00F16608" w:rsidRPr="00804DA5" w:rsidRDefault="00F16608" w:rsidP="006733BD">
      <w:pPr>
        <w:pStyle w:val="Prrafodelista"/>
        <w:numPr>
          <w:ilvl w:val="0"/>
          <w:numId w:val="2"/>
        </w:numPr>
        <w:jc w:val="both"/>
        <w:rPr>
          <w:rFonts w:ascii="Times New Roman" w:hAnsi="Times New Roman" w:cs="Times New Roman"/>
          <w:sz w:val="24"/>
          <w:szCs w:val="24"/>
        </w:rPr>
      </w:pPr>
      <w:r w:rsidRPr="00804DA5">
        <w:rPr>
          <w:rFonts w:ascii="Times New Roman" w:hAnsi="Times New Roman" w:cs="Times New Roman"/>
          <w:sz w:val="24"/>
          <w:szCs w:val="24"/>
        </w:rPr>
        <w:t xml:space="preserve">Pxn es bidireccional por lo que por este es por donde saldrán o entraran </w:t>
      </w:r>
      <w:r w:rsidR="009770B2" w:rsidRPr="00804DA5">
        <w:rPr>
          <w:rFonts w:ascii="Times New Roman" w:hAnsi="Times New Roman" w:cs="Times New Roman"/>
          <w:sz w:val="24"/>
          <w:szCs w:val="24"/>
        </w:rPr>
        <w:t>datos,</w:t>
      </w:r>
      <w:r w:rsidRPr="00804DA5">
        <w:rPr>
          <w:rFonts w:ascii="Times New Roman" w:hAnsi="Times New Roman" w:cs="Times New Roman"/>
          <w:sz w:val="24"/>
          <w:szCs w:val="24"/>
        </w:rPr>
        <w:t xml:space="preserve"> dependiendo de la configuración que se establezca en los registros.</w:t>
      </w:r>
    </w:p>
    <w:p w14:paraId="039DC8E4" w14:textId="77777777" w:rsidR="009770B2" w:rsidRPr="00804DA5" w:rsidRDefault="009770B2" w:rsidP="006733BD">
      <w:pPr>
        <w:pStyle w:val="Prrafodelista"/>
        <w:numPr>
          <w:ilvl w:val="0"/>
          <w:numId w:val="2"/>
        </w:numPr>
        <w:jc w:val="both"/>
        <w:rPr>
          <w:rFonts w:ascii="Times New Roman" w:hAnsi="Times New Roman" w:cs="Times New Roman"/>
          <w:sz w:val="24"/>
          <w:szCs w:val="24"/>
        </w:rPr>
      </w:pPr>
      <w:r w:rsidRPr="00804DA5">
        <w:rPr>
          <w:rFonts w:ascii="Times New Roman" w:hAnsi="Times New Roman" w:cs="Times New Roman"/>
          <w:color w:val="141823"/>
          <w:sz w:val="24"/>
          <w:szCs w:val="24"/>
          <w:shd w:val="clear" w:color="auto" w:fill="FFFFFF"/>
        </w:rPr>
        <w:t xml:space="preserve">Los flip flops con referencia 74LS7, se encargan de pasar cada dato recibido en cada flanco de reloj dependiendo de </w:t>
      </w:r>
      <w:r w:rsidRPr="00804DA5">
        <w:rPr>
          <w:rFonts w:ascii="Times New Roman" w:hAnsi="Times New Roman" w:cs="Times New Roman"/>
          <w:sz w:val="24"/>
          <w:szCs w:val="24"/>
        </w:rPr>
        <w:t>lo que el procesador establezca, por ejemplo para WDx este será de escritura</w:t>
      </w:r>
      <w:r w:rsidRPr="00804DA5">
        <w:rPr>
          <w:rFonts w:ascii="Times New Roman" w:hAnsi="Times New Roman" w:cs="Times New Roman"/>
          <w:color w:val="141823"/>
          <w:sz w:val="24"/>
          <w:szCs w:val="24"/>
          <w:shd w:val="clear" w:color="auto" w:fill="FFFFFF"/>
        </w:rPr>
        <w:t>.</w:t>
      </w:r>
    </w:p>
    <w:p w14:paraId="57308195" w14:textId="77777777" w:rsidR="00C14A14" w:rsidRPr="00804DA5" w:rsidRDefault="009770B2" w:rsidP="006733BD">
      <w:pPr>
        <w:pStyle w:val="Prrafodelista"/>
        <w:numPr>
          <w:ilvl w:val="0"/>
          <w:numId w:val="2"/>
        </w:numPr>
        <w:jc w:val="both"/>
        <w:rPr>
          <w:rFonts w:ascii="Times New Roman" w:hAnsi="Times New Roman" w:cs="Times New Roman"/>
          <w:sz w:val="24"/>
          <w:szCs w:val="24"/>
        </w:rPr>
      </w:pPr>
      <w:r w:rsidRPr="00804DA5">
        <w:rPr>
          <w:rFonts w:ascii="Times New Roman" w:hAnsi="Times New Roman" w:cs="Times New Roman"/>
          <w:color w:val="141823"/>
          <w:sz w:val="24"/>
          <w:szCs w:val="24"/>
          <w:shd w:val="clear" w:color="auto" w:fill="FFFFFF"/>
        </w:rPr>
        <w:lastRenderedPageBreak/>
        <w:t xml:space="preserve">El Latch y el flip flip 74LS74 </w:t>
      </w:r>
      <w:r w:rsidR="009A767E" w:rsidRPr="00804DA5">
        <w:rPr>
          <w:rFonts w:ascii="Times New Roman" w:hAnsi="Times New Roman" w:cs="Times New Roman"/>
          <w:color w:val="141823"/>
          <w:sz w:val="24"/>
          <w:szCs w:val="24"/>
          <w:shd w:val="clear" w:color="auto" w:fill="FFFFFF"/>
        </w:rPr>
        <w:t>no son dominados por el procesador, ya que, tienen reloj independiente y estos estarán pasando datos del Pxn constantemente, si el RPx se activa por el procesador se leería el dato proveniente del Pxn.</w:t>
      </w:r>
    </w:p>
    <w:p w14:paraId="7AE82686" w14:textId="77777777" w:rsidR="00A81AD0" w:rsidRPr="00804DA5" w:rsidRDefault="00A81AD0" w:rsidP="006733BD">
      <w:pPr>
        <w:pStyle w:val="Prrafodelista"/>
        <w:jc w:val="both"/>
        <w:rPr>
          <w:rFonts w:ascii="Times New Roman" w:hAnsi="Times New Roman" w:cs="Times New Roman"/>
          <w:color w:val="141823"/>
          <w:sz w:val="24"/>
          <w:szCs w:val="24"/>
          <w:shd w:val="clear" w:color="auto" w:fill="FFFFFF"/>
        </w:rPr>
      </w:pPr>
      <w:r w:rsidRPr="00804DA5">
        <w:rPr>
          <w:rFonts w:ascii="Times New Roman" w:hAnsi="Times New Roman" w:cs="Times New Roman"/>
          <w:color w:val="141823"/>
          <w:sz w:val="24"/>
          <w:szCs w:val="24"/>
          <w:shd w:val="clear" w:color="auto" w:fill="FFFFFF"/>
        </w:rPr>
        <w:t xml:space="preserve">Mediante el uso de las compuertas se comprobó el funcionamiento de la estructura del componente, para prueba se eligieron las direcciones 1000, 1001 y 1002 ya que el circuito se divide en tres componentes que son el DDR, el PORT y el PIN. La activación de cada uno dependía de los valores de A12, A0 y A1 </w:t>
      </w:r>
      <w:r w:rsidR="00D05129" w:rsidRPr="00804DA5">
        <w:rPr>
          <w:rFonts w:ascii="Times New Roman" w:hAnsi="Times New Roman" w:cs="Times New Roman"/>
          <w:color w:val="141823"/>
          <w:sz w:val="24"/>
          <w:szCs w:val="24"/>
          <w:shd w:val="clear" w:color="auto" w:fill="FFFFFF"/>
        </w:rPr>
        <w:t>además</w:t>
      </w:r>
      <w:r w:rsidRPr="00804DA5">
        <w:rPr>
          <w:rFonts w:ascii="Times New Roman" w:hAnsi="Times New Roman" w:cs="Times New Roman"/>
          <w:color w:val="141823"/>
          <w:sz w:val="24"/>
          <w:szCs w:val="24"/>
          <w:shd w:val="clear" w:color="auto" w:fill="FFFFFF"/>
        </w:rPr>
        <w:t xml:space="preserve"> del valor del </w:t>
      </w:r>
      <w:r w:rsidR="00D05129" w:rsidRPr="00804DA5">
        <w:rPr>
          <w:rFonts w:ascii="Times New Roman" w:hAnsi="Times New Roman" w:cs="Times New Roman"/>
          <w:color w:val="141823"/>
          <w:sz w:val="24"/>
          <w:szCs w:val="24"/>
          <w:shd w:val="clear" w:color="auto" w:fill="FFFFFF"/>
        </w:rPr>
        <w:t xml:space="preserve">procesador da a RD y </w:t>
      </w:r>
      <w:r w:rsidR="00EA00DE" w:rsidRPr="00804DA5">
        <w:rPr>
          <w:rFonts w:ascii="Times New Roman" w:hAnsi="Times New Roman" w:cs="Times New Roman"/>
          <w:color w:val="141823"/>
          <w:sz w:val="24"/>
          <w:szCs w:val="24"/>
          <w:shd w:val="clear" w:color="auto" w:fill="FFFFFF"/>
        </w:rPr>
        <w:t>WR si se quiere leer o escribir, por lo que con el procedimiento de min términos se llegó a un circuito combinacional que nos permitió el control de los módulos internos anteriormente descritos.</w:t>
      </w:r>
    </w:p>
    <w:p w14:paraId="371AE43B" w14:textId="77777777" w:rsidR="00A81AD0" w:rsidRPr="00804DA5" w:rsidRDefault="00A81AD0" w:rsidP="00A81AD0">
      <w:pPr>
        <w:pStyle w:val="Prrafodelista"/>
        <w:rPr>
          <w:rFonts w:ascii="Times New Roman" w:hAnsi="Times New Roman" w:cs="Times New Roman"/>
          <w:sz w:val="24"/>
          <w:szCs w:val="24"/>
        </w:rPr>
      </w:pPr>
    </w:p>
    <w:p w14:paraId="1DB28786" w14:textId="77777777" w:rsidR="00E43DBB" w:rsidRPr="00804DA5" w:rsidRDefault="00E43DBB" w:rsidP="00E43DBB">
      <w:pPr>
        <w:pStyle w:val="Prrafodelista"/>
        <w:jc w:val="both"/>
        <w:rPr>
          <w:rFonts w:ascii="Times New Roman" w:hAnsi="Times New Roman" w:cs="Times New Roman"/>
          <w:sz w:val="24"/>
          <w:szCs w:val="24"/>
        </w:rPr>
      </w:pPr>
      <w:r w:rsidRPr="00804DA5">
        <w:rPr>
          <w:rFonts w:ascii="Times New Roman" w:hAnsi="Times New Roman" w:cs="Times New Roman"/>
          <w:noProof/>
          <w:sz w:val="24"/>
          <w:szCs w:val="24"/>
          <w:lang w:eastAsia="es-CO"/>
        </w:rPr>
        <w:drawing>
          <wp:anchor distT="0" distB="0" distL="114300" distR="114300" simplePos="0" relativeHeight="251658240" behindDoc="1" locked="0" layoutInCell="1" allowOverlap="1" wp14:anchorId="1072274B" wp14:editId="065A2BAF">
            <wp:simplePos x="0" y="0"/>
            <wp:positionH relativeFrom="column">
              <wp:posOffset>453390</wp:posOffset>
            </wp:positionH>
            <wp:positionV relativeFrom="paragraph">
              <wp:posOffset>3175</wp:posOffset>
            </wp:positionV>
            <wp:extent cx="2819400" cy="3205073"/>
            <wp:effectExtent l="190500" t="190500" r="190500" b="186055"/>
            <wp:wrapTight wrapText="bothSides">
              <wp:wrapPolygon edited="0">
                <wp:start x="0" y="-1284"/>
                <wp:lineTo x="-1459" y="-1027"/>
                <wp:lineTo x="-1314" y="21698"/>
                <wp:lineTo x="-146" y="22469"/>
                <wp:lineTo x="0" y="22726"/>
                <wp:lineTo x="21454" y="22726"/>
                <wp:lineTo x="21600" y="22469"/>
                <wp:lineTo x="22768" y="21698"/>
                <wp:lineTo x="22914" y="1027"/>
                <wp:lineTo x="21600" y="-899"/>
                <wp:lineTo x="21454" y="-1284"/>
                <wp:lineTo x="0" y="-1284"/>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0042" t="14490" r="33977" b="12759"/>
                    <a:stretch/>
                  </pic:blipFill>
                  <pic:spPr bwMode="auto">
                    <a:xfrm>
                      <a:off x="0" y="0"/>
                      <a:ext cx="2819400" cy="320507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p>
    <w:p w14:paraId="6505DC38" w14:textId="77777777" w:rsidR="00E43DBB" w:rsidRPr="00804DA5" w:rsidRDefault="00E43DBB" w:rsidP="00E43DBB">
      <w:pPr>
        <w:pStyle w:val="Prrafodelista"/>
        <w:jc w:val="both"/>
        <w:rPr>
          <w:rFonts w:ascii="Times New Roman" w:hAnsi="Times New Roman" w:cs="Times New Roman"/>
          <w:sz w:val="24"/>
          <w:szCs w:val="24"/>
        </w:rPr>
      </w:pPr>
    </w:p>
    <w:p w14:paraId="2CDE478E" w14:textId="77777777" w:rsidR="00A36E59" w:rsidRPr="00804DA5" w:rsidRDefault="00A81AD0" w:rsidP="00CB18C5">
      <w:pPr>
        <w:pStyle w:val="Prrafodelista"/>
        <w:jc w:val="both"/>
        <w:rPr>
          <w:rFonts w:ascii="Times New Roman" w:hAnsi="Times New Roman" w:cs="Times New Roman"/>
          <w:color w:val="141823"/>
          <w:sz w:val="24"/>
          <w:szCs w:val="24"/>
          <w:shd w:val="clear" w:color="auto" w:fill="FFFFFF"/>
        </w:rPr>
      </w:pPr>
      <w:r w:rsidRPr="00804DA5">
        <w:rPr>
          <w:rFonts w:ascii="Times New Roman" w:hAnsi="Times New Roman" w:cs="Times New Roman"/>
          <w:color w:val="141823"/>
          <w:sz w:val="24"/>
          <w:szCs w:val="24"/>
          <w:shd w:val="clear" w:color="auto" w:fill="FFFFFF"/>
        </w:rPr>
        <w:t>Se realizó el componente el cual estaba estructur</w:t>
      </w:r>
      <w:r w:rsidR="00CB18C5">
        <w:rPr>
          <w:rFonts w:ascii="Times New Roman" w:hAnsi="Times New Roman" w:cs="Times New Roman"/>
          <w:color w:val="141823"/>
          <w:sz w:val="24"/>
          <w:szCs w:val="24"/>
          <w:shd w:val="clear" w:color="auto" w:fill="FFFFFF"/>
        </w:rPr>
        <w:t>ado por el circuito de la fig. 6</w:t>
      </w:r>
      <w:r w:rsidRPr="00804DA5">
        <w:rPr>
          <w:rFonts w:ascii="Times New Roman" w:hAnsi="Times New Roman" w:cs="Times New Roman"/>
          <w:color w:val="141823"/>
          <w:sz w:val="24"/>
          <w:szCs w:val="24"/>
          <w:shd w:val="clear" w:color="auto" w:fill="FFFFFF"/>
        </w:rPr>
        <w:t xml:space="preserve"> con los pines de entrada y salida necesarios para su funcionamiento</w:t>
      </w:r>
      <w:r w:rsidR="00C80611" w:rsidRPr="00804DA5">
        <w:rPr>
          <w:rFonts w:ascii="Times New Roman" w:hAnsi="Times New Roman" w:cs="Times New Roman"/>
          <w:color w:val="141823"/>
          <w:sz w:val="24"/>
          <w:szCs w:val="24"/>
          <w:shd w:val="clear" w:color="auto" w:fill="FFFFFF"/>
        </w:rPr>
        <w:t xml:space="preserve"> (fig.</w:t>
      </w:r>
      <w:r w:rsidR="00CB18C5">
        <w:rPr>
          <w:rFonts w:ascii="Times New Roman" w:hAnsi="Times New Roman" w:cs="Times New Roman"/>
          <w:color w:val="141823"/>
          <w:sz w:val="24"/>
          <w:szCs w:val="24"/>
          <w:shd w:val="clear" w:color="auto" w:fill="FFFFFF"/>
        </w:rPr>
        <w:t>7</w:t>
      </w:r>
      <w:r w:rsidR="00C80611" w:rsidRPr="00804DA5">
        <w:rPr>
          <w:rFonts w:ascii="Times New Roman" w:hAnsi="Times New Roman" w:cs="Times New Roman"/>
          <w:color w:val="141823"/>
          <w:sz w:val="24"/>
          <w:szCs w:val="24"/>
          <w:shd w:val="clear" w:color="auto" w:fill="FFFFFF"/>
        </w:rPr>
        <w:t>)</w:t>
      </w:r>
      <w:r w:rsidR="00CB18C5">
        <w:rPr>
          <w:rFonts w:ascii="Times New Roman" w:hAnsi="Times New Roman" w:cs="Times New Roman"/>
          <w:color w:val="141823"/>
          <w:sz w:val="24"/>
          <w:szCs w:val="24"/>
          <w:shd w:val="clear" w:color="auto" w:fill="FFFFFF"/>
        </w:rPr>
        <w:t>, seguido a esto se corroboró</w:t>
      </w:r>
      <w:r w:rsidRPr="00804DA5">
        <w:rPr>
          <w:rFonts w:ascii="Times New Roman" w:hAnsi="Times New Roman" w:cs="Times New Roman"/>
          <w:color w:val="141823"/>
          <w:sz w:val="24"/>
          <w:szCs w:val="24"/>
          <w:shd w:val="clear" w:color="auto" w:fill="FFFFFF"/>
        </w:rPr>
        <w:t xml:space="preserve"> el funcionamiento de dic</w:t>
      </w:r>
      <w:r w:rsidR="00D05129" w:rsidRPr="00804DA5">
        <w:rPr>
          <w:rFonts w:ascii="Times New Roman" w:hAnsi="Times New Roman" w:cs="Times New Roman"/>
          <w:color w:val="141823"/>
          <w:sz w:val="24"/>
          <w:szCs w:val="24"/>
          <w:shd w:val="clear" w:color="auto" w:fill="FFFFFF"/>
        </w:rPr>
        <w:t>ho componente de la misma forma como anteriormente se describió</w:t>
      </w:r>
      <w:r w:rsidR="001325E0" w:rsidRPr="00804DA5">
        <w:rPr>
          <w:rFonts w:ascii="Times New Roman" w:hAnsi="Times New Roman" w:cs="Times New Roman"/>
          <w:color w:val="141823"/>
          <w:sz w:val="24"/>
          <w:szCs w:val="24"/>
          <w:shd w:val="clear" w:color="auto" w:fill="FFFFFF"/>
        </w:rPr>
        <w:t xml:space="preserve"> (fig.</w:t>
      </w:r>
      <w:r w:rsidR="00CB18C5">
        <w:rPr>
          <w:rFonts w:ascii="Times New Roman" w:hAnsi="Times New Roman" w:cs="Times New Roman"/>
          <w:color w:val="141823"/>
          <w:sz w:val="24"/>
          <w:szCs w:val="24"/>
          <w:shd w:val="clear" w:color="auto" w:fill="FFFFFF"/>
        </w:rPr>
        <w:t xml:space="preserve"> 8</w:t>
      </w:r>
      <w:r w:rsidR="001325E0" w:rsidRPr="00804DA5">
        <w:rPr>
          <w:rFonts w:ascii="Times New Roman" w:hAnsi="Times New Roman" w:cs="Times New Roman"/>
          <w:color w:val="141823"/>
          <w:sz w:val="24"/>
          <w:szCs w:val="24"/>
          <w:shd w:val="clear" w:color="auto" w:fill="FFFFFF"/>
        </w:rPr>
        <w:t>)</w:t>
      </w:r>
      <w:r w:rsidR="00E71917" w:rsidRPr="00804DA5">
        <w:rPr>
          <w:rFonts w:ascii="Times New Roman" w:hAnsi="Times New Roman" w:cs="Times New Roman"/>
          <w:color w:val="141823"/>
          <w:sz w:val="24"/>
          <w:szCs w:val="24"/>
          <w:shd w:val="clear" w:color="auto" w:fill="FFFFFF"/>
        </w:rPr>
        <w:t>.</w:t>
      </w:r>
    </w:p>
    <w:p w14:paraId="666BEC0C" w14:textId="77777777" w:rsidR="00E43DBB" w:rsidRPr="00804DA5" w:rsidRDefault="00E43DBB" w:rsidP="00A36E59">
      <w:pPr>
        <w:pStyle w:val="Prrafodelista"/>
        <w:jc w:val="both"/>
        <w:rPr>
          <w:rFonts w:ascii="Times New Roman" w:hAnsi="Times New Roman" w:cs="Times New Roman"/>
          <w:sz w:val="24"/>
          <w:szCs w:val="24"/>
        </w:rPr>
      </w:pPr>
    </w:p>
    <w:p w14:paraId="554B83EA" w14:textId="77777777" w:rsidR="00E43DBB" w:rsidRPr="00804DA5" w:rsidRDefault="00E43DBB" w:rsidP="00A36E59">
      <w:pPr>
        <w:pStyle w:val="Prrafodelista"/>
        <w:jc w:val="both"/>
        <w:rPr>
          <w:rFonts w:ascii="Times New Roman" w:hAnsi="Times New Roman" w:cs="Times New Roman"/>
          <w:sz w:val="24"/>
          <w:szCs w:val="24"/>
        </w:rPr>
      </w:pPr>
    </w:p>
    <w:p w14:paraId="4D109601" w14:textId="77777777" w:rsidR="00E43DBB" w:rsidRPr="00804DA5" w:rsidRDefault="00E43DBB" w:rsidP="00A36E59">
      <w:pPr>
        <w:pStyle w:val="Prrafodelista"/>
        <w:jc w:val="both"/>
        <w:rPr>
          <w:rFonts w:ascii="Times New Roman" w:hAnsi="Times New Roman" w:cs="Times New Roman"/>
          <w:sz w:val="24"/>
          <w:szCs w:val="24"/>
        </w:rPr>
      </w:pPr>
    </w:p>
    <w:p w14:paraId="105770B8" w14:textId="77777777" w:rsidR="00E43DBB" w:rsidRPr="00804DA5" w:rsidRDefault="00E43DBB" w:rsidP="00A36E59">
      <w:pPr>
        <w:pStyle w:val="Prrafodelista"/>
        <w:jc w:val="both"/>
        <w:rPr>
          <w:rFonts w:ascii="Times New Roman" w:hAnsi="Times New Roman" w:cs="Times New Roman"/>
          <w:sz w:val="24"/>
          <w:szCs w:val="24"/>
        </w:rPr>
      </w:pPr>
    </w:p>
    <w:p w14:paraId="058BF9D8" w14:textId="77777777" w:rsidR="00E43DBB" w:rsidRPr="00CB18C5" w:rsidRDefault="00E43DBB" w:rsidP="00CB18C5">
      <w:pPr>
        <w:jc w:val="both"/>
        <w:rPr>
          <w:rFonts w:ascii="Times New Roman" w:hAnsi="Times New Roman" w:cs="Times New Roman"/>
          <w:sz w:val="24"/>
          <w:szCs w:val="24"/>
        </w:rPr>
      </w:pPr>
    </w:p>
    <w:p w14:paraId="65FC9361" w14:textId="77777777" w:rsidR="00E43DBB" w:rsidRPr="00CB18C5" w:rsidRDefault="00E43DBB" w:rsidP="00A36E59">
      <w:pPr>
        <w:pStyle w:val="Prrafodelista"/>
        <w:jc w:val="both"/>
        <w:rPr>
          <w:rFonts w:ascii="Times New Roman" w:hAnsi="Times New Roman" w:cs="Times New Roman"/>
          <w:i/>
          <w:sz w:val="24"/>
          <w:szCs w:val="24"/>
        </w:rPr>
      </w:pPr>
    </w:p>
    <w:p w14:paraId="25AEEE1F" w14:textId="77777777" w:rsidR="00E43DBB" w:rsidRPr="00804DA5" w:rsidRDefault="00CB18C5" w:rsidP="00E43DBB">
      <w:pPr>
        <w:pStyle w:val="Prrafodelista"/>
        <w:jc w:val="both"/>
        <w:rPr>
          <w:rFonts w:ascii="Times New Roman" w:hAnsi="Times New Roman" w:cs="Times New Roman"/>
          <w:sz w:val="24"/>
          <w:szCs w:val="24"/>
        </w:rPr>
      </w:pPr>
      <w:r>
        <w:rPr>
          <w:rFonts w:ascii="Times New Roman" w:hAnsi="Times New Roman" w:cs="Times New Roman"/>
          <w:sz w:val="24"/>
          <w:szCs w:val="24"/>
        </w:rPr>
        <w:t>Fig 7</w:t>
      </w:r>
      <w:r w:rsidR="00E43DBB" w:rsidRPr="00804DA5">
        <w:rPr>
          <w:rFonts w:ascii="Times New Roman" w:hAnsi="Times New Roman" w:cs="Times New Roman"/>
          <w:sz w:val="24"/>
          <w:szCs w:val="24"/>
        </w:rPr>
        <w:t>. Integrado del componente</w:t>
      </w:r>
    </w:p>
    <w:p w14:paraId="42F1D4BB" w14:textId="77777777" w:rsidR="00E43DBB" w:rsidRPr="00804DA5" w:rsidRDefault="00E43DBB" w:rsidP="00A36E59">
      <w:pPr>
        <w:pStyle w:val="Prrafodelista"/>
        <w:jc w:val="both"/>
        <w:rPr>
          <w:rFonts w:ascii="Times New Roman" w:hAnsi="Times New Roman" w:cs="Times New Roman"/>
          <w:sz w:val="24"/>
          <w:szCs w:val="24"/>
        </w:rPr>
      </w:pPr>
    </w:p>
    <w:p w14:paraId="527AEFFC" w14:textId="77777777" w:rsidR="00E43DBB" w:rsidRPr="00804DA5" w:rsidRDefault="00E43DBB" w:rsidP="00A36E59">
      <w:pPr>
        <w:pStyle w:val="Prrafodelista"/>
        <w:jc w:val="both"/>
        <w:rPr>
          <w:rFonts w:ascii="Times New Roman" w:hAnsi="Times New Roman" w:cs="Times New Roman"/>
          <w:sz w:val="24"/>
          <w:szCs w:val="24"/>
        </w:rPr>
      </w:pPr>
    </w:p>
    <w:p w14:paraId="51557F85" w14:textId="77777777" w:rsidR="00E43DBB" w:rsidRPr="00804DA5" w:rsidRDefault="00E43DBB" w:rsidP="00CB18C5">
      <w:pPr>
        <w:pStyle w:val="Prrafodelista"/>
        <w:jc w:val="center"/>
        <w:rPr>
          <w:rFonts w:ascii="Times New Roman" w:hAnsi="Times New Roman" w:cs="Times New Roman"/>
          <w:sz w:val="24"/>
          <w:szCs w:val="24"/>
        </w:rPr>
      </w:pPr>
      <w:r w:rsidRPr="00804DA5">
        <w:rPr>
          <w:rFonts w:ascii="Times New Roman" w:hAnsi="Times New Roman" w:cs="Times New Roman"/>
          <w:noProof/>
          <w:sz w:val="24"/>
          <w:szCs w:val="24"/>
          <w:lang w:eastAsia="es-CO"/>
        </w:rPr>
        <w:lastRenderedPageBreak/>
        <w:drawing>
          <wp:inline distT="0" distB="0" distL="0" distR="0" wp14:anchorId="4C4A9E55" wp14:editId="65A900D6">
            <wp:extent cx="5612130" cy="3004865"/>
            <wp:effectExtent l="190500" t="190500" r="198120" b="195580"/>
            <wp:docPr id="10" name="Imagen 10" descr="G:\Descargas\12790201_1027181707344523_88904112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escargas\12790201_1027181707344523_889041125_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004865"/>
                    </a:xfrm>
                    <a:prstGeom prst="rect">
                      <a:avLst/>
                    </a:prstGeom>
                    <a:ln>
                      <a:noFill/>
                    </a:ln>
                    <a:effectLst>
                      <a:outerShdw blurRad="190500" algn="tl" rotWithShape="0">
                        <a:srgbClr val="000000">
                          <a:alpha val="70000"/>
                        </a:srgbClr>
                      </a:outerShdw>
                    </a:effectLst>
                  </pic:spPr>
                </pic:pic>
              </a:graphicData>
            </a:graphic>
          </wp:inline>
        </w:drawing>
      </w:r>
    </w:p>
    <w:p w14:paraId="5809FD83" w14:textId="77777777" w:rsidR="00E43DBB" w:rsidRPr="00804DA5" w:rsidRDefault="00CB18C5" w:rsidP="00CB18C5">
      <w:pPr>
        <w:pStyle w:val="Prrafodelista"/>
        <w:jc w:val="center"/>
        <w:rPr>
          <w:rFonts w:ascii="Times New Roman" w:hAnsi="Times New Roman" w:cs="Times New Roman"/>
          <w:sz w:val="24"/>
          <w:szCs w:val="24"/>
        </w:rPr>
      </w:pPr>
      <w:r>
        <w:rPr>
          <w:rFonts w:ascii="Times New Roman" w:hAnsi="Times New Roman" w:cs="Times New Roman"/>
          <w:sz w:val="24"/>
          <w:szCs w:val="24"/>
        </w:rPr>
        <w:t>Fig 8</w:t>
      </w:r>
      <w:r w:rsidR="00E43DBB" w:rsidRPr="00804DA5">
        <w:rPr>
          <w:rFonts w:ascii="Times New Roman" w:hAnsi="Times New Roman" w:cs="Times New Roman"/>
          <w:sz w:val="24"/>
          <w:szCs w:val="24"/>
        </w:rPr>
        <w:t>. Funcionamiento del integrado del componente</w:t>
      </w:r>
    </w:p>
    <w:p w14:paraId="124F6F85" w14:textId="77777777" w:rsidR="000C4F17" w:rsidRPr="00804DA5" w:rsidRDefault="000C4F17" w:rsidP="00A36E59">
      <w:pPr>
        <w:pStyle w:val="Prrafodelista"/>
        <w:jc w:val="both"/>
        <w:rPr>
          <w:rFonts w:ascii="Times New Roman" w:hAnsi="Times New Roman" w:cs="Times New Roman"/>
          <w:sz w:val="24"/>
          <w:szCs w:val="24"/>
        </w:rPr>
      </w:pPr>
    </w:p>
    <w:p w14:paraId="0C760E7F" w14:textId="77777777" w:rsidR="006504ED" w:rsidRPr="00804DA5" w:rsidRDefault="006504ED" w:rsidP="00A36E59">
      <w:pPr>
        <w:pStyle w:val="Prrafodelista"/>
        <w:jc w:val="both"/>
        <w:rPr>
          <w:rFonts w:ascii="Times New Roman" w:hAnsi="Times New Roman" w:cs="Times New Roman"/>
          <w:sz w:val="24"/>
          <w:szCs w:val="24"/>
        </w:rPr>
      </w:pPr>
      <w:r w:rsidRPr="00804DA5">
        <w:rPr>
          <w:rFonts w:ascii="Times New Roman" w:hAnsi="Times New Roman" w:cs="Times New Roman"/>
          <w:sz w:val="24"/>
          <w:szCs w:val="24"/>
        </w:rPr>
        <w:t>Después de haber corroborado el funcionamiento del componente se completaron 8 pastillas indicando los pines comunes y los pines independientes para cada una</w:t>
      </w:r>
      <w:r w:rsidR="00CB18C5">
        <w:rPr>
          <w:rFonts w:ascii="Times New Roman" w:hAnsi="Times New Roman" w:cs="Times New Roman"/>
          <w:sz w:val="24"/>
          <w:szCs w:val="24"/>
        </w:rPr>
        <w:t xml:space="preserve"> (fig. 9</w:t>
      </w:r>
      <w:r w:rsidR="00140493" w:rsidRPr="00804DA5">
        <w:rPr>
          <w:rFonts w:ascii="Times New Roman" w:hAnsi="Times New Roman" w:cs="Times New Roman"/>
          <w:sz w:val="24"/>
          <w:szCs w:val="24"/>
        </w:rPr>
        <w:t>),</w:t>
      </w:r>
      <w:r w:rsidRPr="00804DA5">
        <w:rPr>
          <w:rFonts w:ascii="Times New Roman" w:hAnsi="Times New Roman" w:cs="Times New Roman"/>
          <w:sz w:val="24"/>
          <w:szCs w:val="24"/>
        </w:rPr>
        <w:t xml:space="preserve"> al igual que las compuertas de direccionamiento para empaquetar esto en una sola pastilla la cual sería el puerto</w:t>
      </w:r>
      <w:r w:rsidR="00D10366" w:rsidRPr="00804DA5">
        <w:rPr>
          <w:rFonts w:ascii="Times New Roman" w:hAnsi="Times New Roman" w:cs="Times New Roman"/>
          <w:sz w:val="24"/>
          <w:szCs w:val="24"/>
        </w:rPr>
        <w:t>, en la figura 6 se puede apreciar detalladamente cada uno de los pines de la pastilla</w:t>
      </w:r>
      <w:r w:rsidRPr="00804DA5">
        <w:rPr>
          <w:rFonts w:ascii="Times New Roman" w:hAnsi="Times New Roman" w:cs="Times New Roman"/>
          <w:sz w:val="24"/>
          <w:szCs w:val="24"/>
        </w:rPr>
        <w:t>.</w:t>
      </w:r>
    </w:p>
    <w:p w14:paraId="2816D510" w14:textId="77777777" w:rsidR="006504ED" w:rsidRPr="00804DA5" w:rsidRDefault="006504ED" w:rsidP="00A36E59">
      <w:pPr>
        <w:pStyle w:val="Prrafodelista"/>
        <w:jc w:val="both"/>
        <w:rPr>
          <w:rFonts w:ascii="Times New Roman" w:hAnsi="Times New Roman" w:cs="Times New Roman"/>
          <w:sz w:val="24"/>
          <w:szCs w:val="24"/>
        </w:rPr>
      </w:pPr>
    </w:p>
    <w:p w14:paraId="0EF87FC3" w14:textId="77777777" w:rsidR="000C4F17" w:rsidRPr="00804DA5" w:rsidRDefault="004217D4" w:rsidP="00CB18C5">
      <w:pPr>
        <w:pStyle w:val="Prrafodelista"/>
        <w:jc w:val="center"/>
        <w:rPr>
          <w:rFonts w:ascii="Times New Roman" w:hAnsi="Times New Roman" w:cs="Times New Roman"/>
          <w:sz w:val="24"/>
          <w:szCs w:val="24"/>
        </w:rPr>
      </w:pPr>
      <w:r w:rsidRPr="00804DA5">
        <w:rPr>
          <w:rFonts w:ascii="Times New Roman" w:hAnsi="Times New Roman" w:cs="Times New Roman"/>
          <w:noProof/>
          <w:sz w:val="24"/>
          <w:szCs w:val="24"/>
          <w:lang w:eastAsia="es-CO"/>
        </w:rPr>
        <w:drawing>
          <wp:inline distT="0" distB="0" distL="0" distR="0" wp14:anchorId="1F920968" wp14:editId="407F9154">
            <wp:extent cx="5612130" cy="2904294"/>
            <wp:effectExtent l="190500" t="190500" r="198120" b="182245"/>
            <wp:docPr id="13" name="Imagen 13" descr="G:\Descargas\12790001_1027231937339500_67430737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Descargas\12790001_1027231937339500_674307372_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2904294"/>
                    </a:xfrm>
                    <a:prstGeom prst="rect">
                      <a:avLst/>
                    </a:prstGeom>
                    <a:ln>
                      <a:noFill/>
                    </a:ln>
                    <a:effectLst>
                      <a:outerShdw blurRad="190500" algn="tl" rotWithShape="0">
                        <a:srgbClr val="000000">
                          <a:alpha val="70000"/>
                        </a:srgbClr>
                      </a:outerShdw>
                    </a:effectLst>
                  </pic:spPr>
                </pic:pic>
              </a:graphicData>
            </a:graphic>
          </wp:inline>
        </w:drawing>
      </w:r>
    </w:p>
    <w:p w14:paraId="6E4A111D" w14:textId="77777777" w:rsidR="004217D4" w:rsidRPr="00804DA5" w:rsidRDefault="004217D4" w:rsidP="00CB18C5">
      <w:pPr>
        <w:pStyle w:val="Prrafodelista"/>
        <w:jc w:val="center"/>
        <w:rPr>
          <w:rFonts w:ascii="Times New Roman" w:hAnsi="Times New Roman" w:cs="Times New Roman"/>
          <w:sz w:val="24"/>
          <w:szCs w:val="24"/>
        </w:rPr>
      </w:pPr>
      <w:r w:rsidRPr="00804DA5">
        <w:rPr>
          <w:rFonts w:ascii="Times New Roman" w:hAnsi="Times New Roman" w:cs="Times New Roman"/>
          <w:sz w:val="24"/>
          <w:szCs w:val="24"/>
        </w:rPr>
        <w:lastRenderedPageBreak/>
        <w:t>Fig</w:t>
      </w:r>
      <w:r w:rsidR="00CB18C5">
        <w:rPr>
          <w:rFonts w:ascii="Times New Roman" w:hAnsi="Times New Roman" w:cs="Times New Roman"/>
          <w:sz w:val="24"/>
          <w:szCs w:val="24"/>
        </w:rPr>
        <w:t xml:space="preserve"> 9</w:t>
      </w:r>
      <w:r w:rsidRPr="00804DA5">
        <w:rPr>
          <w:rFonts w:ascii="Times New Roman" w:hAnsi="Times New Roman" w:cs="Times New Roman"/>
          <w:sz w:val="24"/>
          <w:szCs w:val="24"/>
        </w:rPr>
        <w:t>. Estructura que compone el puerto</w:t>
      </w:r>
    </w:p>
    <w:p w14:paraId="2A7F64FF" w14:textId="77777777" w:rsidR="004217D4" w:rsidRPr="00804DA5" w:rsidRDefault="004217D4" w:rsidP="00A36E59">
      <w:pPr>
        <w:pStyle w:val="Prrafodelista"/>
        <w:jc w:val="both"/>
        <w:rPr>
          <w:rFonts w:ascii="Times New Roman" w:hAnsi="Times New Roman" w:cs="Times New Roman"/>
          <w:sz w:val="24"/>
          <w:szCs w:val="24"/>
        </w:rPr>
      </w:pPr>
    </w:p>
    <w:p w14:paraId="74524DFF" w14:textId="77777777" w:rsidR="00952DFC" w:rsidRDefault="00952DFC" w:rsidP="00A36E59">
      <w:pPr>
        <w:pStyle w:val="Prrafodelista"/>
        <w:jc w:val="both"/>
        <w:rPr>
          <w:rFonts w:ascii="Times New Roman" w:hAnsi="Times New Roman" w:cs="Times New Roman"/>
          <w:sz w:val="24"/>
          <w:szCs w:val="24"/>
        </w:rPr>
      </w:pPr>
    </w:p>
    <w:p w14:paraId="148714CB" w14:textId="77777777" w:rsidR="00F2723F" w:rsidRDefault="00F2723F" w:rsidP="00A36E59">
      <w:pPr>
        <w:pStyle w:val="Prrafodelista"/>
        <w:jc w:val="both"/>
        <w:rPr>
          <w:rFonts w:ascii="Times New Roman" w:hAnsi="Times New Roman" w:cs="Times New Roman"/>
          <w:sz w:val="24"/>
          <w:szCs w:val="24"/>
        </w:rPr>
      </w:pPr>
    </w:p>
    <w:p w14:paraId="1D356B9E" w14:textId="77777777" w:rsidR="00F2723F" w:rsidRPr="00CB18C5" w:rsidRDefault="00F2723F" w:rsidP="00CB18C5">
      <w:pPr>
        <w:pStyle w:val="Prrafodelista"/>
        <w:jc w:val="both"/>
        <w:rPr>
          <w:rFonts w:ascii="Times New Roman" w:hAnsi="Times New Roman" w:cs="Times New Roman"/>
          <w:color w:val="000000" w:themeColor="text1"/>
          <w:shd w:val="clear" w:color="auto" w:fill="FEFEFE"/>
        </w:rPr>
      </w:pPr>
      <w:r w:rsidRPr="00F2723F">
        <w:rPr>
          <w:rFonts w:ascii="Times New Roman" w:hAnsi="Times New Roman" w:cs="Times New Roman"/>
          <w:color w:val="000000" w:themeColor="text1"/>
          <w:shd w:val="clear" w:color="auto" w:fill="FEFEFE"/>
        </w:rPr>
        <w:t>Para cada componente de pin, se estableció una entrada o salida de datos llamada P que iba desde p0 hasta p7, al igual que una entrada y salida de datos, D que también iba desde D0 hasta D7</w:t>
      </w:r>
      <w:r w:rsidR="00CB18C5">
        <w:rPr>
          <w:rFonts w:ascii="Times New Roman" w:hAnsi="Times New Roman" w:cs="Times New Roman"/>
          <w:color w:val="000000" w:themeColor="text1"/>
          <w:shd w:val="clear" w:color="auto" w:fill="FEFEFE"/>
        </w:rPr>
        <w:t xml:space="preserve"> (las RDx de cada pastilla eran comunes entre si, así como las demás no descritas)</w:t>
      </w:r>
      <w:r w:rsidRPr="00F2723F">
        <w:rPr>
          <w:rFonts w:ascii="Times New Roman" w:hAnsi="Times New Roman" w:cs="Times New Roman"/>
          <w:color w:val="000000" w:themeColor="text1"/>
          <w:shd w:val="clear" w:color="auto" w:fill="FEFEFE"/>
        </w:rPr>
        <w:t>.</w:t>
      </w:r>
      <w:r w:rsidR="00CB18C5">
        <w:rPr>
          <w:rFonts w:ascii="Times New Roman" w:hAnsi="Times New Roman" w:cs="Times New Roman"/>
          <w:color w:val="000000" w:themeColor="text1"/>
          <w:shd w:val="clear" w:color="auto" w:fill="FEFEFE"/>
        </w:rPr>
        <w:t xml:space="preserve"> </w:t>
      </w:r>
      <w:r w:rsidR="00CB18C5" w:rsidRPr="00F2723F">
        <w:rPr>
          <w:rFonts w:ascii="Times New Roman" w:hAnsi="Times New Roman" w:cs="Times New Roman"/>
          <w:color w:val="000000" w:themeColor="text1"/>
          <w:shd w:val="clear" w:color="auto" w:fill="FEFEFE"/>
        </w:rPr>
        <w:t>además</w:t>
      </w:r>
      <w:r w:rsidRPr="00F2723F">
        <w:rPr>
          <w:rFonts w:ascii="Times New Roman" w:hAnsi="Times New Roman" w:cs="Times New Roman"/>
          <w:color w:val="000000" w:themeColor="text1"/>
          <w:shd w:val="clear" w:color="auto" w:fill="FEFEFE"/>
        </w:rPr>
        <w:t xml:space="preserve"> de integrar las compuertas cor</w:t>
      </w:r>
      <w:r w:rsidR="00CB18C5">
        <w:rPr>
          <w:rFonts w:ascii="Times New Roman" w:hAnsi="Times New Roman" w:cs="Times New Roman"/>
          <w:color w:val="000000" w:themeColor="text1"/>
          <w:shd w:val="clear" w:color="auto" w:fill="FEFEFE"/>
        </w:rPr>
        <w:t>respondientes al circuito combi</w:t>
      </w:r>
      <w:r w:rsidRPr="00F2723F">
        <w:rPr>
          <w:rFonts w:ascii="Times New Roman" w:hAnsi="Times New Roman" w:cs="Times New Roman"/>
          <w:color w:val="000000" w:themeColor="text1"/>
          <w:shd w:val="clear" w:color="auto" w:fill="FEFEFE"/>
        </w:rPr>
        <w:t xml:space="preserve">nacional, también se incorporó una señal de reloj CLK que activa los registros, un Vc de </w:t>
      </w:r>
      <w:r w:rsidR="000E58B4" w:rsidRPr="00F2723F">
        <w:rPr>
          <w:rFonts w:ascii="Times New Roman" w:hAnsi="Times New Roman" w:cs="Times New Roman"/>
          <w:color w:val="000000" w:themeColor="text1"/>
          <w:shd w:val="clear" w:color="auto" w:fill="FEFEFE"/>
        </w:rPr>
        <w:t>alimentación,</w:t>
      </w:r>
      <w:r w:rsidRPr="00F2723F">
        <w:rPr>
          <w:rFonts w:ascii="Times New Roman" w:hAnsi="Times New Roman" w:cs="Times New Roman"/>
          <w:color w:val="000000" w:themeColor="text1"/>
          <w:shd w:val="clear" w:color="auto" w:fill="FEFEFE"/>
        </w:rPr>
        <w:t xml:space="preserve"> un reset que sería común para los flip flops. Y A12, A0, A1, WR y RD que corresponden a los valores por los cuales se activan las configuraciones de las compuertas, de acuerdo a lo que se tenga en el procesador</w:t>
      </w:r>
      <w:r w:rsidR="00A70B78">
        <w:rPr>
          <w:rFonts w:ascii="Times New Roman" w:hAnsi="Times New Roman" w:cs="Times New Roman"/>
          <w:color w:val="000000" w:themeColor="text1"/>
          <w:shd w:val="clear" w:color="auto" w:fill="FEFEFE"/>
        </w:rPr>
        <w:t>.</w:t>
      </w:r>
    </w:p>
    <w:p w14:paraId="256E44E5" w14:textId="77777777" w:rsidR="00952DFC" w:rsidRPr="00804DA5" w:rsidRDefault="00952DFC" w:rsidP="00CB18C5">
      <w:pPr>
        <w:pStyle w:val="Prrafodelista"/>
        <w:jc w:val="center"/>
        <w:rPr>
          <w:rFonts w:ascii="Times New Roman" w:hAnsi="Times New Roman" w:cs="Times New Roman"/>
          <w:sz w:val="24"/>
          <w:szCs w:val="24"/>
        </w:rPr>
      </w:pPr>
      <w:r w:rsidRPr="00804DA5">
        <w:rPr>
          <w:rFonts w:ascii="Times New Roman" w:hAnsi="Times New Roman" w:cs="Times New Roman"/>
          <w:noProof/>
          <w:sz w:val="24"/>
          <w:szCs w:val="24"/>
          <w:lang w:eastAsia="es-CO"/>
        </w:rPr>
        <w:drawing>
          <wp:inline distT="0" distB="0" distL="0" distR="0" wp14:anchorId="78F72658" wp14:editId="3C86EE36">
            <wp:extent cx="2419350" cy="3300385"/>
            <wp:effectExtent l="190500" t="190500" r="190500" b="1860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8696" t="16301" r="31942" b="12457"/>
                    <a:stretch/>
                  </pic:blipFill>
                  <pic:spPr bwMode="auto">
                    <a:xfrm>
                      <a:off x="0" y="0"/>
                      <a:ext cx="2426770" cy="331050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255DD63" w14:textId="77777777" w:rsidR="00952DFC" w:rsidRPr="00804DA5" w:rsidRDefault="00CB18C5" w:rsidP="00CB18C5">
      <w:pPr>
        <w:pStyle w:val="Prrafodelista"/>
        <w:jc w:val="center"/>
        <w:rPr>
          <w:rFonts w:ascii="Times New Roman" w:hAnsi="Times New Roman" w:cs="Times New Roman"/>
          <w:sz w:val="24"/>
          <w:szCs w:val="24"/>
        </w:rPr>
      </w:pPr>
      <w:r>
        <w:rPr>
          <w:rFonts w:ascii="Times New Roman" w:hAnsi="Times New Roman" w:cs="Times New Roman"/>
          <w:sz w:val="24"/>
          <w:szCs w:val="24"/>
        </w:rPr>
        <w:t>Fig 10</w:t>
      </w:r>
      <w:r w:rsidR="00952DFC" w:rsidRPr="00804DA5">
        <w:rPr>
          <w:rFonts w:ascii="Times New Roman" w:hAnsi="Times New Roman" w:cs="Times New Roman"/>
          <w:sz w:val="24"/>
          <w:szCs w:val="24"/>
        </w:rPr>
        <w:t>. Puerto de 8 bits.</w:t>
      </w:r>
    </w:p>
    <w:p w14:paraId="031ACA6D" w14:textId="77777777" w:rsidR="00952DFC" w:rsidRPr="00804DA5" w:rsidRDefault="00952DFC" w:rsidP="00952DFC">
      <w:pPr>
        <w:pStyle w:val="Prrafodelista"/>
        <w:jc w:val="both"/>
        <w:rPr>
          <w:rFonts w:ascii="Times New Roman" w:hAnsi="Times New Roman" w:cs="Times New Roman"/>
          <w:sz w:val="24"/>
          <w:szCs w:val="24"/>
        </w:rPr>
      </w:pPr>
    </w:p>
    <w:p w14:paraId="35D47890" w14:textId="77777777" w:rsidR="00952DFC" w:rsidRPr="00804DA5" w:rsidRDefault="00952DFC" w:rsidP="00CB18C5">
      <w:pPr>
        <w:pStyle w:val="Prrafodelista"/>
        <w:jc w:val="center"/>
        <w:rPr>
          <w:rFonts w:ascii="Times New Roman" w:hAnsi="Times New Roman" w:cs="Times New Roman"/>
          <w:sz w:val="24"/>
          <w:szCs w:val="24"/>
        </w:rPr>
      </w:pPr>
      <w:r w:rsidRPr="00804DA5">
        <w:rPr>
          <w:rFonts w:ascii="Times New Roman" w:hAnsi="Times New Roman" w:cs="Times New Roman"/>
          <w:noProof/>
          <w:sz w:val="24"/>
          <w:szCs w:val="24"/>
          <w:lang w:eastAsia="es-CO"/>
        </w:rPr>
        <w:lastRenderedPageBreak/>
        <w:drawing>
          <wp:inline distT="0" distB="0" distL="0" distR="0" wp14:anchorId="1F6D6B5B" wp14:editId="43BC3E73">
            <wp:extent cx="4542524" cy="2126970"/>
            <wp:effectExtent l="190500" t="190500" r="182245" b="1974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857" t="24754" r="8010" b="15173"/>
                    <a:stretch/>
                  </pic:blipFill>
                  <pic:spPr bwMode="auto">
                    <a:xfrm>
                      <a:off x="0" y="0"/>
                      <a:ext cx="4554662" cy="213265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321F24D" w14:textId="77777777" w:rsidR="00952DFC" w:rsidRPr="00804DA5" w:rsidRDefault="00CB18C5" w:rsidP="00CB18C5">
      <w:pPr>
        <w:pStyle w:val="Prrafodelista"/>
        <w:jc w:val="center"/>
        <w:rPr>
          <w:rFonts w:ascii="Times New Roman" w:hAnsi="Times New Roman" w:cs="Times New Roman"/>
          <w:sz w:val="24"/>
          <w:szCs w:val="24"/>
        </w:rPr>
      </w:pPr>
      <w:r>
        <w:rPr>
          <w:rFonts w:ascii="Times New Roman" w:hAnsi="Times New Roman" w:cs="Times New Roman"/>
          <w:sz w:val="24"/>
          <w:szCs w:val="24"/>
        </w:rPr>
        <w:t>Fig 11</w:t>
      </w:r>
      <w:r w:rsidR="00952DFC" w:rsidRPr="00804DA5">
        <w:rPr>
          <w:rFonts w:ascii="Times New Roman" w:hAnsi="Times New Roman" w:cs="Times New Roman"/>
          <w:sz w:val="24"/>
          <w:szCs w:val="24"/>
        </w:rPr>
        <w:t>. Funcionamiento del puerto de 8 bits.</w:t>
      </w:r>
    </w:p>
    <w:p w14:paraId="3859311D" w14:textId="77777777" w:rsidR="00193140" w:rsidRPr="00804DA5" w:rsidRDefault="00193140" w:rsidP="00952DFC">
      <w:pPr>
        <w:pStyle w:val="Prrafodelista"/>
        <w:jc w:val="both"/>
        <w:rPr>
          <w:rFonts w:ascii="Times New Roman" w:hAnsi="Times New Roman" w:cs="Times New Roman"/>
          <w:sz w:val="24"/>
          <w:szCs w:val="24"/>
        </w:rPr>
      </w:pPr>
    </w:p>
    <w:p w14:paraId="50BE07C4" w14:textId="77777777" w:rsidR="00952DFC" w:rsidRPr="009620A5" w:rsidRDefault="00193140" w:rsidP="009620A5">
      <w:pPr>
        <w:pStyle w:val="Prrafodelista"/>
        <w:jc w:val="both"/>
        <w:rPr>
          <w:rFonts w:ascii="Times New Roman" w:hAnsi="Times New Roman" w:cs="Times New Roman"/>
          <w:sz w:val="24"/>
          <w:szCs w:val="24"/>
        </w:rPr>
      </w:pPr>
      <w:r w:rsidRPr="00804DA5">
        <w:rPr>
          <w:rFonts w:ascii="Times New Roman" w:hAnsi="Times New Roman" w:cs="Times New Roman"/>
          <w:sz w:val="24"/>
          <w:szCs w:val="24"/>
        </w:rPr>
        <w:t>Para hacer el primer ensayo de funcionamiento</w:t>
      </w:r>
      <w:r w:rsidR="002602F0">
        <w:rPr>
          <w:rFonts w:ascii="Times New Roman" w:hAnsi="Times New Roman" w:cs="Times New Roman"/>
          <w:sz w:val="24"/>
          <w:szCs w:val="24"/>
        </w:rPr>
        <w:t xml:space="preserve"> de la pastilla</w:t>
      </w:r>
      <w:r w:rsidRPr="00804DA5">
        <w:rPr>
          <w:rFonts w:ascii="Times New Roman" w:hAnsi="Times New Roman" w:cs="Times New Roman"/>
          <w:sz w:val="24"/>
          <w:szCs w:val="24"/>
        </w:rPr>
        <w:t xml:space="preserve"> se conectó el puerto de 8 Bits al procesador ATMega8515.</w:t>
      </w:r>
    </w:p>
    <w:sectPr w:rsidR="00952DFC" w:rsidRPr="009620A5">
      <w:headerReference w:type="default" r:id="rId21"/>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Gerardo Lopez" w:date="2016-03-09T02:10:00Z" w:initials="GL">
    <w:p w14:paraId="5912F36E" w14:textId="77777777" w:rsidR="00BC4501" w:rsidRDefault="00BC4501">
      <w:pPr>
        <w:pStyle w:val="Textocomentario"/>
      </w:pPr>
      <w:r>
        <w:rPr>
          <w:rStyle w:val="Refdecomentario"/>
        </w:rPr>
        <w:annotationRef/>
      </w:r>
      <w:r>
        <w:t>Revisar funcionamiento, me genera una serie de warning y no me deja ver el resultado esperado. En esta practica solo exijo funcionamietno del puerto sin micro, para la prueba con el micro deben crear otra rama con su respectiva documentación.</w:t>
      </w:r>
      <w:bookmarkStart w:id="1" w:name="_GoBack"/>
      <w:bookmarkEnd w:id="1"/>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912F36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B38AB4" w14:textId="77777777" w:rsidR="001B71DA" w:rsidRDefault="001B71DA" w:rsidP="007C28D0">
      <w:pPr>
        <w:spacing w:after="0" w:line="240" w:lineRule="auto"/>
      </w:pPr>
      <w:r>
        <w:separator/>
      </w:r>
    </w:p>
  </w:endnote>
  <w:endnote w:type="continuationSeparator" w:id="0">
    <w:p w14:paraId="539AE66A" w14:textId="77777777" w:rsidR="001B71DA" w:rsidRDefault="001B71DA" w:rsidP="007C2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MR10">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20E520" w14:textId="77777777" w:rsidR="001B71DA" w:rsidRDefault="001B71DA" w:rsidP="007C28D0">
      <w:pPr>
        <w:spacing w:after="0" w:line="240" w:lineRule="auto"/>
      </w:pPr>
      <w:r>
        <w:separator/>
      </w:r>
    </w:p>
  </w:footnote>
  <w:footnote w:type="continuationSeparator" w:id="0">
    <w:p w14:paraId="34F99DCF" w14:textId="77777777" w:rsidR="001B71DA" w:rsidRDefault="001B71DA" w:rsidP="007C28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F1A8B" w14:textId="77777777" w:rsidR="007C28D0" w:rsidRDefault="007C28D0">
    <w:pPr>
      <w:pStyle w:val="Encabezado"/>
    </w:pPr>
    <w:r>
      <w:t xml:space="preserve">UNIVERSIDAD DEL QUINDIO </w:t>
    </w:r>
  </w:p>
  <w:p w14:paraId="58FA29A0" w14:textId="77777777" w:rsidR="007C28D0" w:rsidRDefault="007C28D0">
    <w:pPr>
      <w:pStyle w:val="Encabezado"/>
    </w:pPr>
    <w:r>
      <w:t xml:space="preserve">MICROPROSESADORES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16654A"/>
    <w:multiLevelType w:val="hybridMultilevel"/>
    <w:tmpl w:val="A0F4575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549F1EE0"/>
    <w:multiLevelType w:val="hybridMultilevel"/>
    <w:tmpl w:val="B194F4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62DF46ED"/>
    <w:multiLevelType w:val="hybridMultilevel"/>
    <w:tmpl w:val="09C65340"/>
    <w:lvl w:ilvl="0" w:tplc="1542FDEC">
      <w:numFmt w:val="bullet"/>
      <w:lvlText w:val="-"/>
      <w:lvlJc w:val="left"/>
      <w:pPr>
        <w:ind w:left="720" w:hanging="360"/>
      </w:pPr>
      <w:rPr>
        <w:rFonts w:ascii="CMR10" w:eastAsiaTheme="minorHAnsi" w:hAnsi="CMR10" w:cs="CMR10"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rardo Lopez">
    <w15:presenceInfo w15:providerId="Windows Live" w15:userId="8751ffd2ea4024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8D0"/>
    <w:rsid w:val="0001332B"/>
    <w:rsid w:val="00053B50"/>
    <w:rsid w:val="000760A9"/>
    <w:rsid w:val="000A6869"/>
    <w:rsid w:val="000B4802"/>
    <w:rsid w:val="000C4F17"/>
    <w:rsid w:val="000D1E36"/>
    <w:rsid w:val="000D6DA1"/>
    <w:rsid w:val="000E58B4"/>
    <w:rsid w:val="00112FAA"/>
    <w:rsid w:val="00115713"/>
    <w:rsid w:val="001325E0"/>
    <w:rsid w:val="00140493"/>
    <w:rsid w:val="001509EA"/>
    <w:rsid w:val="00193140"/>
    <w:rsid w:val="001B0CAB"/>
    <w:rsid w:val="001B2645"/>
    <w:rsid w:val="001B71DA"/>
    <w:rsid w:val="001C31F9"/>
    <w:rsid w:val="001C3998"/>
    <w:rsid w:val="00214012"/>
    <w:rsid w:val="002152BF"/>
    <w:rsid w:val="00247983"/>
    <w:rsid w:val="00256FFF"/>
    <w:rsid w:val="002602F0"/>
    <w:rsid w:val="00267465"/>
    <w:rsid w:val="00290209"/>
    <w:rsid w:val="002B74B6"/>
    <w:rsid w:val="002C0841"/>
    <w:rsid w:val="002C2A76"/>
    <w:rsid w:val="002D16D4"/>
    <w:rsid w:val="002E0B6F"/>
    <w:rsid w:val="002E29CA"/>
    <w:rsid w:val="002F521F"/>
    <w:rsid w:val="003015B4"/>
    <w:rsid w:val="00311E6F"/>
    <w:rsid w:val="00312A18"/>
    <w:rsid w:val="00335BD6"/>
    <w:rsid w:val="00382F47"/>
    <w:rsid w:val="003878C9"/>
    <w:rsid w:val="003B3DA0"/>
    <w:rsid w:val="00414160"/>
    <w:rsid w:val="004217D4"/>
    <w:rsid w:val="004265C8"/>
    <w:rsid w:val="0049146A"/>
    <w:rsid w:val="004E1F18"/>
    <w:rsid w:val="004E3F11"/>
    <w:rsid w:val="004E7FFD"/>
    <w:rsid w:val="005778FE"/>
    <w:rsid w:val="005C263A"/>
    <w:rsid w:val="005C264F"/>
    <w:rsid w:val="005E4280"/>
    <w:rsid w:val="00630775"/>
    <w:rsid w:val="00631BF1"/>
    <w:rsid w:val="006504ED"/>
    <w:rsid w:val="00653E04"/>
    <w:rsid w:val="006646F4"/>
    <w:rsid w:val="00666C4A"/>
    <w:rsid w:val="006733BD"/>
    <w:rsid w:val="00680EE5"/>
    <w:rsid w:val="006D2D24"/>
    <w:rsid w:val="007060F1"/>
    <w:rsid w:val="00714613"/>
    <w:rsid w:val="00742046"/>
    <w:rsid w:val="007600E8"/>
    <w:rsid w:val="0076724C"/>
    <w:rsid w:val="007725B3"/>
    <w:rsid w:val="007B04FD"/>
    <w:rsid w:val="007C28D0"/>
    <w:rsid w:val="00804DA5"/>
    <w:rsid w:val="008108BD"/>
    <w:rsid w:val="008148FF"/>
    <w:rsid w:val="00847E3B"/>
    <w:rsid w:val="00861145"/>
    <w:rsid w:val="0088245F"/>
    <w:rsid w:val="008A5731"/>
    <w:rsid w:val="008B3883"/>
    <w:rsid w:val="008C3346"/>
    <w:rsid w:val="00930744"/>
    <w:rsid w:val="00952DFC"/>
    <w:rsid w:val="00960441"/>
    <w:rsid w:val="009620A5"/>
    <w:rsid w:val="009770B2"/>
    <w:rsid w:val="009871D2"/>
    <w:rsid w:val="009A767E"/>
    <w:rsid w:val="00A03CEB"/>
    <w:rsid w:val="00A1011D"/>
    <w:rsid w:val="00A249FA"/>
    <w:rsid w:val="00A276FF"/>
    <w:rsid w:val="00A27AC8"/>
    <w:rsid w:val="00A368A1"/>
    <w:rsid w:val="00A36E59"/>
    <w:rsid w:val="00A54C7A"/>
    <w:rsid w:val="00A60503"/>
    <w:rsid w:val="00A65434"/>
    <w:rsid w:val="00A70B78"/>
    <w:rsid w:val="00A81AD0"/>
    <w:rsid w:val="00A95D22"/>
    <w:rsid w:val="00AC27CB"/>
    <w:rsid w:val="00AF006D"/>
    <w:rsid w:val="00B02248"/>
    <w:rsid w:val="00B31221"/>
    <w:rsid w:val="00B54CB5"/>
    <w:rsid w:val="00BA6613"/>
    <w:rsid w:val="00BB0F1B"/>
    <w:rsid w:val="00BC4501"/>
    <w:rsid w:val="00BE4351"/>
    <w:rsid w:val="00C14A14"/>
    <w:rsid w:val="00C3483A"/>
    <w:rsid w:val="00C47D3A"/>
    <w:rsid w:val="00C56249"/>
    <w:rsid w:val="00C80611"/>
    <w:rsid w:val="00CB18C5"/>
    <w:rsid w:val="00CB4E4B"/>
    <w:rsid w:val="00CC0D2E"/>
    <w:rsid w:val="00CF2996"/>
    <w:rsid w:val="00D05129"/>
    <w:rsid w:val="00D10366"/>
    <w:rsid w:val="00D50361"/>
    <w:rsid w:val="00D572D9"/>
    <w:rsid w:val="00D626DE"/>
    <w:rsid w:val="00DC7E26"/>
    <w:rsid w:val="00DD06F4"/>
    <w:rsid w:val="00DD2B3E"/>
    <w:rsid w:val="00DE06EF"/>
    <w:rsid w:val="00E0388F"/>
    <w:rsid w:val="00E30308"/>
    <w:rsid w:val="00E43DBB"/>
    <w:rsid w:val="00E44DED"/>
    <w:rsid w:val="00E64549"/>
    <w:rsid w:val="00E70A40"/>
    <w:rsid w:val="00E71917"/>
    <w:rsid w:val="00E9498F"/>
    <w:rsid w:val="00EA00DE"/>
    <w:rsid w:val="00EA23C5"/>
    <w:rsid w:val="00EB4262"/>
    <w:rsid w:val="00EC2681"/>
    <w:rsid w:val="00EE59AF"/>
    <w:rsid w:val="00F1074D"/>
    <w:rsid w:val="00F16608"/>
    <w:rsid w:val="00F2723F"/>
    <w:rsid w:val="00F359BA"/>
    <w:rsid w:val="00F75D81"/>
    <w:rsid w:val="00F83633"/>
    <w:rsid w:val="00F86748"/>
    <w:rsid w:val="00FC4F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33A0AA"/>
  <w15:docId w15:val="{9C10EBF1-4A8B-4B9B-9894-0C078B805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C28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28D0"/>
  </w:style>
  <w:style w:type="paragraph" w:styleId="Piedepgina">
    <w:name w:val="footer"/>
    <w:basedOn w:val="Normal"/>
    <w:link w:val="PiedepginaCar"/>
    <w:uiPriority w:val="99"/>
    <w:unhideWhenUsed/>
    <w:rsid w:val="007C28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28D0"/>
  </w:style>
  <w:style w:type="paragraph" w:styleId="Prrafodelista">
    <w:name w:val="List Paragraph"/>
    <w:basedOn w:val="Normal"/>
    <w:uiPriority w:val="34"/>
    <w:qFormat/>
    <w:rsid w:val="000B4802"/>
    <w:pPr>
      <w:ind w:left="720"/>
      <w:contextualSpacing/>
    </w:pPr>
  </w:style>
  <w:style w:type="character" w:customStyle="1" w:styleId="5yl5">
    <w:name w:val="_5yl5"/>
    <w:basedOn w:val="Fuentedeprrafopredeter"/>
    <w:rsid w:val="00115713"/>
  </w:style>
  <w:style w:type="paragraph" w:styleId="Textodeglobo">
    <w:name w:val="Balloon Text"/>
    <w:basedOn w:val="Normal"/>
    <w:link w:val="TextodegloboCar"/>
    <w:uiPriority w:val="99"/>
    <w:semiHidden/>
    <w:unhideWhenUsed/>
    <w:rsid w:val="008148F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48FF"/>
    <w:rPr>
      <w:rFonts w:ascii="Tahoma" w:hAnsi="Tahoma" w:cs="Tahoma"/>
      <w:sz w:val="16"/>
      <w:szCs w:val="16"/>
    </w:rPr>
  </w:style>
  <w:style w:type="character" w:styleId="Textodelmarcadordeposicin">
    <w:name w:val="Placeholder Text"/>
    <w:basedOn w:val="Fuentedeprrafopredeter"/>
    <w:uiPriority w:val="99"/>
    <w:semiHidden/>
    <w:rsid w:val="001B0CAB"/>
    <w:rPr>
      <w:color w:val="808080"/>
    </w:rPr>
  </w:style>
  <w:style w:type="table" w:styleId="Listamedia2-nfasis1">
    <w:name w:val="Medium List 2 Accent 1"/>
    <w:basedOn w:val="Tablanormal"/>
    <w:uiPriority w:val="66"/>
    <w:rsid w:val="00267465"/>
    <w:pPr>
      <w:spacing w:after="0" w:line="240" w:lineRule="auto"/>
    </w:pPr>
    <w:rPr>
      <w:rFonts w:asciiTheme="majorHAnsi" w:eastAsiaTheme="majorEastAsia" w:hAnsiTheme="majorHAnsi" w:cstheme="majorBidi"/>
      <w:color w:val="000000" w:themeColor="text1"/>
      <w:lang w:eastAsia="es-CO"/>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Refdecomentario">
    <w:name w:val="annotation reference"/>
    <w:basedOn w:val="Fuentedeprrafopredeter"/>
    <w:uiPriority w:val="99"/>
    <w:semiHidden/>
    <w:unhideWhenUsed/>
    <w:rsid w:val="00BC4501"/>
    <w:rPr>
      <w:sz w:val="16"/>
      <w:szCs w:val="16"/>
    </w:rPr>
  </w:style>
  <w:style w:type="paragraph" w:styleId="Textocomentario">
    <w:name w:val="annotation text"/>
    <w:basedOn w:val="Normal"/>
    <w:link w:val="TextocomentarioCar"/>
    <w:uiPriority w:val="99"/>
    <w:semiHidden/>
    <w:unhideWhenUsed/>
    <w:rsid w:val="00BC4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C4501"/>
    <w:rPr>
      <w:sz w:val="20"/>
      <w:szCs w:val="20"/>
    </w:rPr>
  </w:style>
  <w:style w:type="paragraph" w:styleId="Asuntodelcomentario">
    <w:name w:val="annotation subject"/>
    <w:basedOn w:val="Textocomentario"/>
    <w:next w:val="Textocomentario"/>
    <w:link w:val="AsuntodelcomentarioCar"/>
    <w:uiPriority w:val="99"/>
    <w:semiHidden/>
    <w:unhideWhenUsed/>
    <w:rsid w:val="00BC4501"/>
    <w:rPr>
      <w:b/>
      <w:bCs/>
    </w:rPr>
  </w:style>
  <w:style w:type="character" w:customStyle="1" w:styleId="AsuntodelcomentarioCar">
    <w:name w:val="Asunto del comentario Car"/>
    <w:basedOn w:val="TextocomentarioCar"/>
    <w:link w:val="Asuntodelcomentario"/>
    <w:uiPriority w:val="99"/>
    <w:semiHidden/>
    <w:rsid w:val="00BC450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6643379">
      <w:bodyDiv w:val="1"/>
      <w:marLeft w:val="0"/>
      <w:marRight w:val="0"/>
      <w:marTop w:val="0"/>
      <w:marBottom w:val="0"/>
      <w:divBdr>
        <w:top w:val="none" w:sz="0" w:space="0" w:color="auto"/>
        <w:left w:val="none" w:sz="0" w:space="0" w:color="auto"/>
        <w:bottom w:val="none" w:sz="0" w:space="0" w:color="auto"/>
        <w:right w:val="none" w:sz="0" w:space="0" w:color="auto"/>
      </w:divBdr>
      <w:divsChild>
        <w:div w:id="1440367642">
          <w:marLeft w:val="540"/>
          <w:marRight w:val="0"/>
          <w:marTop w:val="0"/>
          <w:marBottom w:val="0"/>
          <w:divBdr>
            <w:top w:val="none" w:sz="0" w:space="0" w:color="auto"/>
            <w:left w:val="none" w:sz="0" w:space="0" w:color="auto"/>
            <w:bottom w:val="none" w:sz="0" w:space="0" w:color="auto"/>
            <w:right w:val="none" w:sz="0" w:space="0" w:color="auto"/>
          </w:divBdr>
          <w:divsChild>
            <w:div w:id="1135685007">
              <w:marLeft w:val="0"/>
              <w:marRight w:val="0"/>
              <w:marTop w:val="0"/>
              <w:marBottom w:val="0"/>
              <w:divBdr>
                <w:top w:val="none" w:sz="0" w:space="0" w:color="auto"/>
                <w:left w:val="none" w:sz="0" w:space="0" w:color="auto"/>
                <w:bottom w:val="none" w:sz="0" w:space="0" w:color="auto"/>
                <w:right w:val="none" w:sz="0" w:space="0" w:color="auto"/>
              </w:divBdr>
              <w:divsChild>
                <w:div w:id="1009916708">
                  <w:marLeft w:val="0"/>
                  <w:marRight w:val="0"/>
                  <w:marTop w:val="0"/>
                  <w:marBottom w:val="0"/>
                  <w:divBdr>
                    <w:top w:val="single" w:sz="6" w:space="0" w:color="D5D5D5"/>
                    <w:left w:val="single" w:sz="6" w:space="0" w:color="D5D5D5"/>
                    <w:bottom w:val="single" w:sz="6" w:space="0" w:color="D5D5D5"/>
                    <w:right w:val="single" w:sz="6" w:space="0" w:color="D5D5D5"/>
                  </w:divBdr>
                  <w:divsChild>
                    <w:div w:id="2068918811">
                      <w:marLeft w:val="0"/>
                      <w:marRight w:val="0"/>
                      <w:marTop w:val="0"/>
                      <w:marBottom w:val="0"/>
                      <w:divBdr>
                        <w:top w:val="none" w:sz="0" w:space="0" w:color="auto"/>
                        <w:left w:val="none" w:sz="0" w:space="0" w:color="auto"/>
                        <w:bottom w:val="none" w:sz="0" w:space="0" w:color="auto"/>
                        <w:right w:val="none" w:sz="0" w:space="0" w:color="auto"/>
                      </w:divBdr>
                      <w:divsChild>
                        <w:div w:id="19582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778410">
          <w:marLeft w:val="540"/>
          <w:marRight w:val="0"/>
          <w:marTop w:val="0"/>
          <w:marBottom w:val="0"/>
          <w:divBdr>
            <w:top w:val="none" w:sz="0" w:space="0" w:color="auto"/>
            <w:left w:val="none" w:sz="0" w:space="0" w:color="auto"/>
            <w:bottom w:val="none" w:sz="0" w:space="0" w:color="auto"/>
            <w:right w:val="none" w:sz="0" w:space="0" w:color="auto"/>
          </w:divBdr>
          <w:divsChild>
            <w:div w:id="1325662507">
              <w:marLeft w:val="0"/>
              <w:marRight w:val="0"/>
              <w:marTop w:val="0"/>
              <w:marBottom w:val="0"/>
              <w:divBdr>
                <w:top w:val="none" w:sz="0" w:space="0" w:color="auto"/>
                <w:left w:val="none" w:sz="0" w:space="0" w:color="auto"/>
                <w:bottom w:val="none" w:sz="0" w:space="0" w:color="auto"/>
                <w:right w:val="none" w:sz="0" w:space="0" w:color="auto"/>
              </w:divBdr>
              <w:divsChild>
                <w:div w:id="1529367322">
                  <w:marLeft w:val="0"/>
                  <w:marRight w:val="0"/>
                  <w:marTop w:val="0"/>
                  <w:marBottom w:val="0"/>
                  <w:divBdr>
                    <w:top w:val="single" w:sz="6" w:space="0" w:color="D5D5D5"/>
                    <w:left w:val="single" w:sz="6" w:space="0" w:color="D5D5D5"/>
                    <w:bottom w:val="single" w:sz="6" w:space="0" w:color="D5D5D5"/>
                    <w:right w:val="single" w:sz="6" w:space="0" w:color="D5D5D5"/>
                  </w:divBdr>
                  <w:divsChild>
                    <w:div w:id="405422127">
                      <w:marLeft w:val="0"/>
                      <w:marRight w:val="0"/>
                      <w:marTop w:val="0"/>
                      <w:marBottom w:val="0"/>
                      <w:divBdr>
                        <w:top w:val="none" w:sz="0" w:space="0" w:color="auto"/>
                        <w:left w:val="none" w:sz="0" w:space="0" w:color="auto"/>
                        <w:bottom w:val="none" w:sz="0" w:space="0" w:color="auto"/>
                        <w:right w:val="none" w:sz="0" w:space="0" w:color="auto"/>
                      </w:divBdr>
                      <w:divsChild>
                        <w:div w:id="66200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4803413">
      <w:bodyDiv w:val="1"/>
      <w:marLeft w:val="0"/>
      <w:marRight w:val="0"/>
      <w:marTop w:val="0"/>
      <w:marBottom w:val="0"/>
      <w:divBdr>
        <w:top w:val="none" w:sz="0" w:space="0" w:color="auto"/>
        <w:left w:val="none" w:sz="0" w:space="0" w:color="auto"/>
        <w:bottom w:val="none" w:sz="0" w:space="0" w:color="auto"/>
        <w:right w:val="none" w:sz="0" w:space="0" w:color="auto"/>
      </w:divBdr>
      <w:divsChild>
        <w:div w:id="129788590">
          <w:marLeft w:val="120"/>
          <w:marRight w:val="120"/>
          <w:marTop w:val="150"/>
          <w:marBottom w:val="150"/>
          <w:divBdr>
            <w:top w:val="none" w:sz="0" w:space="0" w:color="auto"/>
            <w:left w:val="none" w:sz="0" w:space="0" w:color="auto"/>
            <w:bottom w:val="none" w:sz="0" w:space="0" w:color="auto"/>
            <w:right w:val="none" w:sz="0" w:space="0" w:color="auto"/>
          </w:divBdr>
          <w:divsChild>
            <w:div w:id="109207512">
              <w:marLeft w:val="0"/>
              <w:marRight w:val="0"/>
              <w:marTop w:val="0"/>
              <w:marBottom w:val="0"/>
              <w:divBdr>
                <w:top w:val="none" w:sz="0" w:space="0" w:color="auto"/>
                <w:left w:val="none" w:sz="0" w:space="0" w:color="auto"/>
                <w:bottom w:val="none" w:sz="0" w:space="0" w:color="auto"/>
                <w:right w:val="none" w:sz="0" w:space="0" w:color="auto"/>
              </w:divBdr>
              <w:divsChild>
                <w:div w:id="679282832">
                  <w:marLeft w:val="540"/>
                  <w:marRight w:val="0"/>
                  <w:marTop w:val="0"/>
                  <w:marBottom w:val="0"/>
                  <w:divBdr>
                    <w:top w:val="none" w:sz="0" w:space="0" w:color="auto"/>
                    <w:left w:val="none" w:sz="0" w:space="0" w:color="auto"/>
                    <w:bottom w:val="none" w:sz="0" w:space="0" w:color="auto"/>
                    <w:right w:val="none" w:sz="0" w:space="0" w:color="auto"/>
                  </w:divBdr>
                  <w:divsChild>
                    <w:div w:id="1943149808">
                      <w:marLeft w:val="0"/>
                      <w:marRight w:val="0"/>
                      <w:marTop w:val="0"/>
                      <w:marBottom w:val="0"/>
                      <w:divBdr>
                        <w:top w:val="none" w:sz="0" w:space="0" w:color="auto"/>
                        <w:left w:val="none" w:sz="0" w:space="0" w:color="auto"/>
                        <w:bottom w:val="none" w:sz="0" w:space="0" w:color="auto"/>
                        <w:right w:val="none" w:sz="0" w:space="0" w:color="auto"/>
                      </w:divBdr>
                      <w:divsChild>
                        <w:div w:id="1942059596">
                          <w:marLeft w:val="0"/>
                          <w:marRight w:val="0"/>
                          <w:marTop w:val="0"/>
                          <w:marBottom w:val="0"/>
                          <w:divBdr>
                            <w:top w:val="single" w:sz="6" w:space="0" w:color="D5D5D5"/>
                            <w:left w:val="single" w:sz="6" w:space="0" w:color="D5D5D5"/>
                            <w:bottom w:val="single" w:sz="6" w:space="0" w:color="D5D5D5"/>
                            <w:right w:val="single" w:sz="6" w:space="0" w:color="D5D5D5"/>
                          </w:divBdr>
                          <w:divsChild>
                            <w:div w:id="792559137">
                              <w:marLeft w:val="0"/>
                              <w:marRight w:val="0"/>
                              <w:marTop w:val="0"/>
                              <w:marBottom w:val="0"/>
                              <w:divBdr>
                                <w:top w:val="none" w:sz="0" w:space="0" w:color="auto"/>
                                <w:left w:val="none" w:sz="0" w:space="0" w:color="auto"/>
                                <w:bottom w:val="none" w:sz="0" w:space="0" w:color="auto"/>
                                <w:right w:val="none" w:sz="0" w:space="0" w:color="auto"/>
                              </w:divBdr>
                              <w:divsChild>
                                <w:div w:id="62686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3089978">
          <w:marLeft w:val="120"/>
          <w:marRight w:val="120"/>
          <w:marTop w:val="150"/>
          <w:marBottom w:val="150"/>
          <w:divBdr>
            <w:top w:val="none" w:sz="0" w:space="0" w:color="auto"/>
            <w:left w:val="none" w:sz="0" w:space="0" w:color="auto"/>
            <w:bottom w:val="none" w:sz="0" w:space="0" w:color="auto"/>
            <w:right w:val="none" w:sz="0" w:space="0" w:color="auto"/>
          </w:divBdr>
          <w:divsChild>
            <w:div w:id="929118685">
              <w:marLeft w:val="0"/>
              <w:marRight w:val="0"/>
              <w:marTop w:val="0"/>
              <w:marBottom w:val="0"/>
              <w:divBdr>
                <w:top w:val="none" w:sz="0" w:space="0" w:color="auto"/>
                <w:left w:val="none" w:sz="0" w:space="0" w:color="auto"/>
                <w:bottom w:val="none" w:sz="0" w:space="0" w:color="auto"/>
                <w:right w:val="none" w:sz="0" w:space="0" w:color="auto"/>
              </w:divBdr>
            </w:div>
            <w:div w:id="534777938">
              <w:marLeft w:val="0"/>
              <w:marRight w:val="0"/>
              <w:marTop w:val="0"/>
              <w:marBottom w:val="0"/>
              <w:divBdr>
                <w:top w:val="none" w:sz="0" w:space="0" w:color="auto"/>
                <w:left w:val="none" w:sz="0" w:space="0" w:color="auto"/>
                <w:bottom w:val="none" w:sz="0" w:space="0" w:color="auto"/>
                <w:right w:val="none" w:sz="0" w:space="0" w:color="auto"/>
              </w:divBdr>
              <w:divsChild>
                <w:div w:id="1074668097">
                  <w:marLeft w:val="540"/>
                  <w:marRight w:val="0"/>
                  <w:marTop w:val="0"/>
                  <w:marBottom w:val="0"/>
                  <w:divBdr>
                    <w:top w:val="none" w:sz="0" w:space="0" w:color="auto"/>
                    <w:left w:val="none" w:sz="0" w:space="0" w:color="auto"/>
                    <w:bottom w:val="none" w:sz="0" w:space="0" w:color="auto"/>
                    <w:right w:val="none" w:sz="0" w:space="0" w:color="auto"/>
                  </w:divBdr>
                  <w:divsChild>
                    <w:div w:id="733508107">
                      <w:marLeft w:val="0"/>
                      <w:marRight w:val="0"/>
                      <w:marTop w:val="0"/>
                      <w:marBottom w:val="0"/>
                      <w:divBdr>
                        <w:top w:val="none" w:sz="0" w:space="0" w:color="auto"/>
                        <w:left w:val="none" w:sz="0" w:space="0" w:color="auto"/>
                        <w:bottom w:val="none" w:sz="0" w:space="0" w:color="auto"/>
                        <w:right w:val="none" w:sz="0" w:space="0" w:color="auto"/>
                      </w:divBdr>
                      <w:divsChild>
                        <w:div w:id="1737195019">
                          <w:marLeft w:val="0"/>
                          <w:marRight w:val="0"/>
                          <w:marTop w:val="0"/>
                          <w:marBottom w:val="0"/>
                          <w:divBdr>
                            <w:top w:val="single" w:sz="6" w:space="0" w:color="D5D5D5"/>
                            <w:left w:val="single" w:sz="6" w:space="0" w:color="D5D5D5"/>
                            <w:bottom w:val="single" w:sz="6" w:space="0" w:color="D5D5D5"/>
                            <w:right w:val="single" w:sz="6" w:space="0" w:color="D5D5D5"/>
                          </w:divBdr>
                          <w:divsChild>
                            <w:div w:id="2093895221">
                              <w:marLeft w:val="0"/>
                              <w:marRight w:val="0"/>
                              <w:marTop w:val="0"/>
                              <w:marBottom w:val="0"/>
                              <w:divBdr>
                                <w:top w:val="none" w:sz="0" w:space="0" w:color="auto"/>
                                <w:left w:val="none" w:sz="0" w:space="0" w:color="auto"/>
                                <w:bottom w:val="none" w:sz="0" w:space="0" w:color="auto"/>
                                <w:right w:val="none" w:sz="0" w:space="0" w:color="auto"/>
                              </w:divBdr>
                              <w:divsChild>
                                <w:div w:id="211092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1684214">
          <w:marLeft w:val="120"/>
          <w:marRight w:val="120"/>
          <w:marTop w:val="150"/>
          <w:marBottom w:val="150"/>
          <w:divBdr>
            <w:top w:val="none" w:sz="0" w:space="0" w:color="auto"/>
            <w:left w:val="none" w:sz="0" w:space="0" w:color="auto"/>
            <w:bottom w:val="none" w:sz="0" w:space="0" w:color="auto"/>
            <w:right w:val="none" w:sz="0" w:space="0" w:color="auto"/>
          </w:divBdr>
          <w:divsChild>
            <w:div w:id="469591708">
              <w:marLeft w:val="0"/>
              <w:marRight w:val="0"/>
              <w:marTop w:val="0"/>
              <w:marBottom w:val="0"/>
              <w:divBdr>
                <w:top w:val="none" w:sz="0" w:space="0" w:color="auto"/>
                <w:left w:val="none" w:sz="0" w:space="0" w:color="auto"/>
                <w:bottom w:val="none" w:sz="0" w:space="0" w:color="auto"/>
                <w:right w:val="none" w:sz="0" w:space="0" w:color="auto"/>
              </w:divBdr>
              <w:divsChild>
                <w:div w:id="1753240726">
                  <w:marLeft w:val="0"/>
                  <w:marRight w:val="0"/>
                  <w:marTop w:val="0"/>
                  <w:marBottom w:val="0"/>
                  <w:divBdr>
                    <w:top w:val="none" w:sz="0" w:space="0" w:color="auto"/>
                    <w:left w:val="none" w:sz="0" w:space="0" w:color="auto"/>
                    <w:bottom w:val="none" w:sz="0" w:space="0" w:color="auto"/>
                    <w:right w:val="none" w:sz="0" w:space="0" w:color="auto"/>
                  </w:divBdr>
                  <w:divsChild>
                    <w:div w:id="275602174">
                      <w:marLeft w:val="0"/>
                      <w:marRight w:val="0"/>
                      <w:marTop w:val="0"/>
                      <w:marBottom w:val="0"/>
                      <w:divBdr>
                        <w:top w:val="none" w:sz="0" w:space="0" w:color="auto"/>
                        <w:left w:val="none" w:sz="0" w:space="0" w:color="auto"/>
                        <w:bottom w:val="none" w:sz="0" w:space="0" w:color="auto"/>
                        <w:right w:val="none" w:sz="0" w:space="0" w:color="auto"/>
                      </w:divBdr>
                      <w:divsChild>
                        <w:div w:id="1536499211">
                          <w:marLeft w:val="0"/>
                          <w:marRight w:val="0"/>
                          <w:marTop w:val="0"/>
                          <w:marBottom w:val="0"/>
                          <w:divBdr>
                            <w:top w:val="single" w:sz="6" w:space="0" w:color="BCC7D6"/>
                            <w:left w:val="single" w:sz="6" w:space="0" w:color="BCC7D6"/>
                            <w:bottom w:val="single" w:sz="6" w:space="0" w:color="BCC7D6"/>
                            <w:right w:val="single" w:sz="6" w:space="0" w:color="BCC7D6"/>
                          </w:divBdr>
                          <w:divsChild>
                            <w:div w:id="884754339">
                              <w:marLeft w:val="0"/>
                              <w:marRight w:val="0"/>
                              <w:marTop w:val="0"/>
                              <w:marBottom w:val="0"/>
                              <w:divBdr>
                                <w:top w:val="none" w:sz="0" w:space="0" w:color="auto"/>
                                <w:left w:val="none" w:sz="0" w:space="0" w:color="auto"/>
                                <w:bottom w:val="none" w:sz="0" w:space="0" w:color="auto"/>
                                <w:right w:val="none" w:sz="0" w:space="0" w:color="auto"/>
                              </w:divBdr>
                              <w:divsChild>
                                <w:div w:id="86621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306506">
                  <w:marLeft w:val="0"/>
                  <w:marRight w:val="0"/>
                  <w:marTop w:val="0"/>
                  <w:marBottom w:val="0"/>
                  <w:divBdr>
                    <w:top w:val="none" w:sz="0" w:space="0" w:color="auto"/>
                    <w:left w:val="none" w:sz="0" w:space="0" w:color="auto"/>
                    <w:bottom w:val="none" w:sz="0" w:space="0" w:color="auto"/>
                    <w:right w:val="none" w:sz="0" w:space="0" w:color="auto"/>
                  </w:divBdr>
                  <w:divsChild>
                    <w:div w:id="711001519">
                      <w:marLeft w:val="0"/>
                      <w:marRight w:val="0"/>
                      <w:marTop w:val="0"/>
                      <w:marBottom w:val="0"/>
                      <w:divBdr>
                        <w:top w:val="none" w:sz="0" w:space="0" w:color="auto"/>
                        <w:left w:val="none" w:sz="0" w:space="0" w:color="auto"/>
                        <w:bottom w:val="none" w:sz="0" w:space="0" w:color="auto"/>
                        <w:right w:val="none" w:sz="0" w:space="0" w:color="auto"/>
                      </w:divBdr>
                      <w:divsChild>
                        <w:div w:id="986326243">
                          <w:marLeft w:val="0"/>
                          <w:marRight w:val="0"/>
                          <w:marTop w:val="0"/>
                          <w:marBottom w:val="0"/>
                          <w:divBdr>
                            <w:top w:val="single" w:sz="6" w:space="0" w:color="BCC7D6"/>
                            <w:left w:val="single" w:sz="6" w:space="0" w:color="BCC7D6"/>
                            <w:bottom w:val="single" w:sz="6" w:space="0" w:color="BCC7D6"/>
                            <w:right w:val="single" w:sz="6" w:space="0" w:color="BCC7D6"/>
                          </w:divBdr>
                          <w:divsChild>
                            <w:div w:id="1096293860">
                              <w:marLeft w:val="0"/>
                              <w:marRight w:val="0"/>
                              <w:marTop w:val="0"/>
                              <w:marBottom w:val="0"/>
                              <w:divBdr>
                                <w:top w:val="none" w:sz="0" w:space="0" w:color="auto"/>
                                <w:left w:val="none" w:sz="0" w:space="0" w:color="auto"/>
                                <w:bottom w:val="none" w:sz="0" w:space="0" w:color="auto"/>
                                <w:right w:val="none" w:sz="0" w:space="0" w:color="auto"/>
                              </w:divBdr>
                              <w:divsChild>
                                <w:div w:id="36374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900047">
          <w:marLeft w:val="120"/>
          <w:marRight w:val="120"/>
          <w:marTop w:val="150"/>
          <w:marBottom w:val="150"/>
          <w:divBdr>
            <w:top w:val="none" w:sz="0" w:space="0" w:color="auto"/>
            <w:left w:val="none" w:sz="0" w:space="0" w:color="auto"/>
            <w:bottom w:val="none" w:sz="0" w:space="0" w:color="auto"/>
            <w:right w:val="none" w:sz="0" w:space="0" w:color="auto"/>
          </w:divBdr>
          <w:divsChild>
            <w:div w:id="452360553">
              <w:marLeft w:val="0"/>
              <w:marRight w:val="0"/>
              <w:marTop w:val="0"/>
              <w:marBottom w:val="0"/>
              <w:divBdr>
                <w:top w:val="none" w:sz="0" w:space="0" w:color="auto"/>
                <w:left w:val="none" w:sz="0" w:space="0" w:color="auto"/>
                <w:bottom w:val="none" w:sz="0" w:space="0" w:color="auto"/>
                <w:right w:val="none" w:sz="0" w:space="0" w:color="auto"/>
              </w:divBdr>
            </w:div>
            <w:div w:id="389234161">
              <w:marLeft w:val="0"/>
              <w:marRight w:val="0"/>
              <w:marTop w:val="0"/>
              <w:marBottom w:val="0"/>
              <w:divBdr>
                <w:top w:val="none" w:sz="0" w:space="0" w:color="auto"/>
                <w:left w:val="none" w:sz="0" w:space="0" w:color="auto"/>
                <w:bottom w:val="none" w:sz="0" w:space="0" w:color="auto"/>
                <w:right w:val="none" w:sz="0" w:space="0" w:color="auto"/>
              </w:divBdr>
              <w:divsChild>
                <w:div w:id="769933227">
                  <w:marLeft w:val="540"/>
                  <w:marRight w:val="0"/>
                  <w:marTop w:val="0"/>
                  <w:marBottom w:val="0"/>
                  <w:divBdr>
                    <w:top w:val="none" w:sz="0" w:space="0" w:color="auto"/>
                    <w:left w:val="none" w:sz="0" w:space="0" w:color="auto"/>
                    <w:bottom w:val="none" w:sz="0" w:space="0" w:color="auto"/>
                    <w:right w:val="none" w:sz="0" w:space="0" w:color="auto"/>
                  </w:divBdr>
                  <w:divsChild>
                    <w:div w:id="1431585141">
                      <w:marLeft w:val="0"/>
                      <w:marRight w:val="0"/>
                      <w:marTop w:val="0"/>
                      <w:marBottom w:val="0"/>
                      <w:divBdr>
                        <w:top w:val="none" w:sz="0" w:space="0" w:color="auto"/>
                        <w:left w:val="none" w:sz="0" w:space="0" w:color="auto"/>
                        <w:bottom w:val="none" w:sz="0" w:space="0" w:color="auto"/>
                        <w:right w:val="none" w:sz="0" w:space="0" w:color="auto"/>
                      </w:divBdr>
                      <w:divsChild>
                        <w:div w:id="344138360">
                          <w:marLeft w:val="0"/>
                          <w:marRight w:val="0"/>
                          <w:marTop w:val="0"/>
                          <w:marBottom w:val="0"/>
                          <w:divBdr>
                            <w:top w:val="single" w:sz="6" w:space="0" w:color="D5D5D5"/>
                            <w:left w:val="single" w:sz="6" w:space="0" w:color="D5D5D5"/>
                            <w:bottom w:val="single" w:sz="6" w:space="0" w:color="D5D5D5"/>
                            <w:right w:val="single" w:sz="6" w:space="0" w:color="D5D5D5"/>
                          </w:divBdr>
                          <w:divsChild>
                            <w:div w:id="1404838771">
                              <w:marLeft w:val="0"/>
                              <w:marRight w:val="0"/>
                              <w:marTop w:val="0"/>
                              <w:marBottom w:val="0"/>
                              <w:divBdr>
                                <w:top w:val="none" w:sz="0" w:space="0" w:color="auto"/>
                                <w:left w:val="none" w:sz="0" w:space="0" w:color="auto"/>
                                <w:bottom w:val="none" w:sz="0" w:space="0" w:color="auto"/>
                                <w:right w:val="none" w:sz="0" w:space="0" w:color="auto"/>
                              </w:divBdr>
                              <w:divsChild>
                                <w:div w:id="148296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789925">
      <w:bodyDiv w:val="1"/>
      <w:marLeft w:val="0"/>
      <w:marRight w:val="0"/>
      <w:marTop w:val="0"/>
      <w:marBottom w:val="0"/>
      <w:divBdr>
        <w:top w:val="none" w:sz="0" w:space="0" w:color="auto"/>
        <w:left w:val="none" w:sz="0" w:space="0" w:color="auto"/>
        <w:bottom w:val="none" w:sz="0" w:space="0" w:color="auto"/>
        <w:right w:val="none" w:sz="0" w:space="0" w:color="auto"/>
      </w:divBdr>
      <w:divsChild>
        <w:div w:id="745810211">
          <w:marLeft w:val="540"/>
          <w:marRight w:val="0"/>
          <w:marTop w:val="0"/>
          <w:marBottom w:val="0"/>
          <w:divBdr>
            <w:top w:val="none" w:sz="0" w:space="0" w:color="auto"/>
            <w:left w:val="none" w:sz="0" w:space="0" w:color="auto"/>
            <w:bottom w:val="none" w:sz="0" w:space="0" w:color="auto"/>
            <w:right w:val="none" w:sz="0" w:space="0" w:color="auto"/>
          </w:divBdr>
          <w:divsChild>
            <w:div w:id="1823546007">
              <w:marLeft w:val="0"/>
              <w:marRight w:val="0"/>
              <w:marTop w:val="0"/>
              <w:marBottom w:val="0"/>
              <w:divBdr>
                <w:top w:val="none" w:sz="0" w:space="0" w:color="auto"/>
                <w:left w:val="none" w:sz="0" w:space="0" w:color="auto"/>
                <w:bottom w:val="none" w:sz="0" w:space="0" w:color="auto"/>
                <w:right w:val="none" w:sz="0" w:space="0" w:color="auto"/>
              </w:divBdr>
              <w:divsChild>
                <w:div w:id="938947664">
                  <w:marLeft w:val="0"/>
                  <w:marRight w:val="0"/>
                  <w:marTop w:val="0"/>
                  <w:marBottom w:val="0"/>
                  <w:divBdr>
                    <w:top w:val="single" w:sz="6" w:space="0" w:color="D5D5D5"/>
                    <w:left w:val="single" w:sz="6" w:space="0" w:color="D5D5D5"/>
                    <w:bottom w:val="single" w:sz="6" w:space="0" w:color="D5D5D5"/>
                    <w:right w:val="single" w:sz="6" w:space="0" w:color="D5D5D5"/>
                  </w:divBdr>
                  <w:divsChild>
                    <w:div w:id="1356888034">
                      <w:marLeft w:val="0"/>
                      <w:marRight w:val="0"/>
                      <w:marTop w:val="0"/>
                      <w:marBottom w:val="0"/>
                      <w:divBdr>
                        <w:top w:val="none" w:sz="0" w:space="0" w:color="auto"/>
                        <w:left w:val="none" w:sz="0" w:space="0" w:color="auto"/>
                        <w:bottom w:val="none" w:sz="0" w:space="0" w:color="auto"/>
                        <w:right w:val="none" w:sz="0" w:space="0" w:color="auto"/>
                      </w:divBdr>
                      <w:divsChild>
                        <w:div w:id="109748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193242">
          <w:marLeft w:val="540"/>
          <w:marRight w:val="0"/>
          <w:marTop w:val="0"/>
          <w:marBottom w:val="0"/>
          <w:divBdr>
            <w:top w:val="none" w:sz="0" w:space="0" w:color="auto"/>
            <w:left w:val="none" w:sz="0" w:space="0" w:color="auto"/>
            <w:bottom w:val="none" w:sz="0" w:space="0" w:color="auto"/>
            <w:right w:val="none" w:sz="0" w:space="0" w:color="auto"/>
          </w:divBdr>
          <w:divsChild>
            <w:div w:id="2053143669">
              <w:marLeft w:val="0"/>
              <w:marRight w:val="0"/>
              <w:marTop w:val="0"/>
              <w:marBottom w:val="0"/>
              <w:divBdr>
                <w:top w:val="none" w:sz="0" w:space="0" w:color="auto"/>
                <w:left w:val="none" w:sz="0" w:space="0" w:color="auto"/>
                <w:bottom w:val="none" w:sz="0" w:space="0" w:color="auto"/>
                <w:right w:val="none" w:sz="0" w:space="0" w:color="auto"/>
              </w:divBdr>
              <w:divsChild>
                <w:div w:id="51268743">
                  <w:marLeft w:val="0"/>
                  <w:marRight w:val="0"/>
                  <w:marTop w:val="0"/>
                  <w:marBottom w:val="0"/>
                  <w:divBdr>
                    <w:top w:val="single" w:sz="6" w:space="0" w:color="D5D5D5"/>
                    <w:left w:val="single" w:sz="6" w:space="0" w:color="D5D5D5"/>
                    <w:bottom w:val="single" w:sz="6" w:space="0" w:color="D5D5D5"/>
                    <w:right w:val="single" w:sz="6" w:space="0" w:color="D5D5D5"/>
                  </w:divBdr>
                  <w:divsChild>
                    <w:div w:id="739403640">
                      <w:marLeft w:val="0"/>
                      <w:marRight w:val="0"/>
                      <w:marTop w:val="0"/>
                      <w:marBottom w:val="0"/>
                      <w:divBdr>
                        <w:top w:val="none" w:sz="0" w:space="0" w:color="auto"/>
                        <w:left w:val="none" w:sz="0" w:space="0" w:color="auto"/>
                        <w:bottom w:val="none" w:sz="0" w:space="0" w:color="auto"/>
                        <w:right w:val="none" w:sz="0" w:space="0" w:color="auto"/>
                      </w:divBdr>
                      <w:divsChild>
                        <w:div w:id="10697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708174">
          <w:marLeft w:val="540"/>
          <w:marRight w:val="0"/>
          <w:marTop w:val="0"/>
          <w:marBottom w:val="0"/>
          <w:divBdr>
            <w:top w:val="none" w:sz="0" w:space="0" w:color="auto"/>
            <w:left w:val="none" w:sz="0" w:space="0" w:color="auto"/>
            <w:bottom w:val="none" w:sz="0" w:space="0" w:color="auto"/>
            <w:right w:val="none" w:sz="0" w:space="0" w:color="auto"/>
          </w:divBdr>
          <w:divsChild>
            <w:div w:id="930620260">
              <w:marLeft w:val="0"/>
              <w:marRight w:val="0"/>
              <w:marTop w:val="0"/>
              <w:marBottom w:val="0"/>
              <w:divBdr>
                <w:top w:val="none" w:sz="0" w:space="0" w:color="auto"/>
                <w:left w:val="none" w:sz="0" w:space="0" w:color="auto"/>
                <w:bottom w:val="none" w:sz="0" w:space="0" w:color="auto"/>
                <w:right w:val="none" w:sz="0" w:space="0" w:color="auto"/>
              </w:divBdr>
              <w:divsChild>
                <w:div w:id="1460302257">
                  <w:marLeft w:val="0"/>
                  <w:marRight w:val="0"/>
                  <w:marTop w:val="0"/>
                  <w:marBottom w:val="0"/>
                  <w:divBdr>
                    <w:top w:val="single" w:sz="6" w:space="0" w:color="D5D5D5"/>
                    <w:left w:val="single" w:sz="6" w:space="0" w:color="D5D5D5"/>
                    <w:bottom w:val="single" w:sz="6" w:space="0" w:color="D5D5D5"/>
                    <w:right w:val="single" w:sz="6" w:space="0" w:color="D5D5D5"/>
                  </w:divBdr>
                  <w:divsChild>
                    <w:div w:id="1559437633">
                      <w:marLeft w:val="0"/>
                      <w:marRight w:val="0"/>
                      <w:marTop w:val="0"/>
                      <w:marBottom w:val="0"/>
                      <w:divBdr>
                        <w:top w:val="none" w:sz="0" w:space="0" w:color="auto"/>
                        <w:left w:val="none" w:sz="0" w:space="0" w:color="auto"/>
                        <w:bottom w:val="none" w:sz="0" w:space="0" w:color="auto"/>
                        <w:right w:val="none" w:sz="0" w:space="0" w:color="auto"/>
                      </w:divBdr>
                      <w:divsChild>
                        <w:div w:id="137431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356675">
          <w:marLeft w:val="540"/>
          <w:marRight w:val="0"/>
          <w:marTop w:val="0"/>
          <w:marBottom w:val="0"/>
          <w:divBdr>
            <w:top w:val="none" w:sz="0" w:space="0" w:color="auto"/>
            <w:left w:val="none" w:sz="0" w:space="0" w:color="auto"/>
            <w:bottom w:val="none" w:sz="0" w:space="0" w:color="auto"/>
            <w:right w:val="none" w:sz="0" w:space="0" w:color="auto"/>
          </w:divBdr>
          <w:divsChild>
            <w:div w:id="252587357">
              <w:marLeft w:val="0"/>
              <w:marRight w:val="0"/>
              <w:marTop w:val="0"/>
              <w:marBottom w:val="0"/>
              <w:divBdr>
                <w:top w:val="none" w:sz="0" w:space="0" w:color="auto"/>
                <w:left w:val="none" w:sz="0" w:space="0" w:color="auto"/>
                <w:bottom w:val="none" w:sz="0" w:space="0" w:color="auto"/>
                <w:right w:val="none" w:sz="0" w:space="0" w:color="auto"/>
              </w:divBdr>
              <w:divsChild>
                <w:div w:id="728304968">
                  <w:marLeft w:val="0"/>
                  <w:marRight w:val="0"/>
                  <w:marTop w:val="0"/>
                  <w:marBottom w:val="0"/>
                  <w:divBdr>
                    <w:top w:val="single" w:sz="6" w:space="0" w:color="D5D5D5"/>
                    <w:left w:val="single" w:sz="6" w:space="0" w:color="D5D5D5"/>
                    <w:bottom w:val="single" w:sz="6" w:space="0" w:color="D5D5D5"/>
                    <w:right w:val="single" w:sz="6" w:space="0" w:color="D5D5D5"/>
                  </w:divBdr>
                  <w:divsChild>
                    <w:div w:id="408306440">
                      <w:marLeft w:val="0"/>
                      <w:marRight w:val="0"/>
                      <w:marTop w:val="0"/>
                      <w:marBottom w:val="0"/>
                      <w:divBdr>
                        <w:top w:val="none" w:sz="0" w:space="0" w:color="auto"/>
                        <w:left w:val="none" w:sz="0" w:space="0" w:color="auto"/>
                        <w:bottom w:val="none" w:sz="0" w:space="0" w:color="auto"/>
                        <w:right w:val="none" w:sz="0" w:space="0" w:color="auto"/>
                      </w:divBdr>
                      <w:divsChild>
                        <w:div w:id="110546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813</TotalTime>
  <Pages>11</Pages>
  <Words>1397</Words>
  <Characters>7689</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Felipe Perez</dc:creator>
  <cp:keywords/>
  <dc:description/>
  <cp:lastModifiedBy>Gerardo Lopez</cp:lastModifiedBy>
  <cp:revision>144</cp:revision>
  <dcterms:created xsi:type="dcterms:W3CDTF">2016-03-03T02:33:00Z</dcterms:created>
  <dcterms:modified xsi:type="dcterms:W3CDTF">2016-03-09T07:11:00Z</dcterms:modified>
</cp:coreProperties>
</file>